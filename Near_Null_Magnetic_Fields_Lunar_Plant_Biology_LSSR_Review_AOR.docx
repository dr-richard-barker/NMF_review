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Arial" w:eastAsiaTheme="minorEastAsia" w:hAnsi="Arial" w:cs="Arial"/>
          <w:color w:val="auto"/>
          <w:sz w:val="24"/>
          <w:szCs w:val="24"/>
        </w:rPr>
        <w:id w:val="482896401"/>
        <w:docPartObj>
          <w:docPartGallery w:val="Table of Contents"/>
          <w:docPartUnique/>
        </w:docPartObj>
      </w:sdtPr>
      <w:sdtContent>
        <w:p w14:paraId="2B75A37D" w14:textId="77777777" w:rsidR="002518D0" w:rsidRPr="00120151" w:rsidRDefault="00000000">
          <w:pPr>
            <w:pStyle w:val="TOCHeading"/>
            <w:rPr>
              <w:rFonts w:ascii="Arial" w:hAnsi="Arial" w:cs="Arial"/>
            </w:rPr>
          </w:pPr>
          <w:r w:rsidRPr="00120151">
            <w:rPr>
              <w:rFonts w:ascii="Arial" w:hAnsi="Arial" w:cs="Arial"/>
            </w:rPr>
            <w:t>Table of Contents</w:t>
          </w:r>
        </w:p>
        <w:p w14:paraId="5B0DBEB0" w14:textId="77777777" w:rsidR="00120151" w:rsidRPr="00120151" w:rsidRDefault="00000000">
          <w:pPr>
            <w:pStyle w:val="TOC1"/>
            <w:tabs>
              <w:tab w:val="right" w:leader="dot" w:pos="9350"/>
            </w:tabs>
            <w:rPr>
              <w:rFonts w:ascii="Arial" w:hAnsi="Arial" w:cs="Arial"/>
              <w:noProof/>
            </w:rPr>
          </w:pPr>
          <w:r w:rsidRPr="00120151">
            <w:rPr>
              <w:rFonts w:ascii="Arial" w:hAnsi="Arial" w:cs="Arial"/>
            </w:rPr>
            <w:fldChar w:fldCharType="begin"/>
          </w:r>
          <w:r w:rsidRPr="00120151">
            <w:rPr>
              <w:rFonts w:ascii="Arial" w:hAnsi="Arial" w:cs="Arial"/>
            </w:rPr>
            <w:instrText>TOC \o "1-2" \h \z \u</w:instrText>
          </w:r>
          <w:r w:rsidRPr="00120151">
            <w:rPr>
              <w:rFonts w:ascii="Arial" w:hAnsi="Arial" w:cs="Arial"/>
            </w:rPr>
            <w:fldChar w:fldCharType="separate"/>
          </w:r>
          <w:hyperlink w:anchor="_Toc244078818" w:history="1">
            <w:r w:rsidR="00120151" w:rsidRPr="00120151">
              <w:rPr>
                <w:rStyle w:val="Hyperlink"/>
                <w:rFonts w:ascii="Arial" w:hAnsi="Arial" w:cs="Arial"/>
                <w:noProof/>
              </w:rPr>
              <w:t>Near-Null Magnetic Fields in Lunar Plant Biology: The First Five Days of Seedling Growth, Multi-Stressor Bioenergetics, and Implications for Artemis Agriculture</w:t>
            </w:r>
            <w:r w:rsidR="00120151" w:rsidRPr="00120151">
              <w:rPr>
                <w:rFonts w:ascii="Arial" w:hAnsi="Arial" w:cs="Arial"/>
                <w:noProof/>
                <w:webHidden/>
              </w:rPr>
              <w:tab/>
            </w:r>
            <w:r w:rsidR="00120151" w:rsidRPr="00120151">
              <w:rPr>
                <w:rFonts w:ascii="Arial" w:hAnsi="Arial" w:cs="Arial"/>
                <w:noProof/>
                <w:webHidden/>
              </w:rPr>
              <w:fldChar w:fldCharType="begin"/>
            </w:r>
            <w:r w:rsidR="00120151" w:rsidRPr="00120151">
              <w:rPr>
                <w:rFonts w:ascii="Arial" w:hAnsi="Arial" w:cs="Arial"/>
                <w:noProof/>
                <w:webHidden/>
              </w:rPr>
              <w:instrText xml:space="preserve"> PAGEREF _Toc244078818 \h </w:instrText>
            </w:r>
            <w:r w:rsidR="00120151" w:rsidRPr="00120151">
              <w:rPr>
                <w:rFonts w:ascii="Arial" w:hAnsi="Arial" w:cs="Arial"/>
                <w:noProof/>
                <w:webHidden/>
              </w:rPr>
            </w:r>
            <w:r w:rsidR="00120151" w:rsidRPr="00120151">
              <w:rPr>
                <w:rFonts w:ascii="Arial" w:hAnsi="Arial" w:cs="Arial"/>
                <w:noProof/>
                <w:webHidden/>
              </w:rPr>
              <w:fldChar w:fldCharType="separate"/>
            </w:r>
            <w:r w:rsidR="00120151" w:rsidRPr="00120151">
              <w:rPr>
                <w:rFonts w:ascii="Arial" w:hAnsi="Arial" w:cs="Arial"/>
                <w:noProof/>
                <w:webHidden/>
              </w:rPr>
              <w:t>1</w:t>
            </w:r>
            <w:r w:rsidR="00120151" w:rsidRPr="00120151">
              <w:rPr>
                <w:rFonts w:ascii="Arial" w:hAnsi="Arial" w:cs="Arial"/>
                <w:noProof/>
                <w:webHidden/>
              </w:rPr>
              <w:fldChar w:fldCharType="end"/>
            </w:r>
          </w:hyperlink>
        </w:p>
        <w:p w14:paraId="39593C55" w14:textId="77777777" w:rsidR="00120151" w:rsidRPr="00120151" w:rsidRDefault="00120151">
          <w:pPr>
            <w:pStyle w:val="TOC2"/>
            <w:tabs>
              <w:tab w:val="right" w:leader="dot" w:pos="9350"/>
            </w:tabs>
            <w:rPr>
              <w:rFonts w:ascii="Arial" w:hAnsi="Arial" w:cs="Arial"/>
              <w:noProof/>
            </w:rPr>
          </w:pPr>
          <w:hyperlink w:anchor="_Toc244078819" w:history="1">
            <w:r w:rsidRPr="00120151">
              <w:rPr>
                <w:rStyle w:val="Hyperlink"/>
                <w:rFonts w:ascii="Arial" w:hAnsi="Arial" w:cs="Arial"/>
                <w:noProof/>
              </w:rPr>
              <w:t>Highlights</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_Toc244078819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2F6C4CEA" w14:textId="77777777" w:rsidR="00120151" w:rsidRPr="00120151" w:rsidRDefault="00120151">
          <w:pPr>
            <w:pStyle w:val="TOC2"/>
            <w:tabs>
              <w:tab w:val="right" w:leader="dot" w:pos="9350"/>
            </w:tabs>
            <w:rPr>
              <w:rFonts w:ascii="Arial" w:hAnsi="Arial" w:cs="Arial"/>
              <w:noProof/>
            </w:rPr>
          </w:pPr>
          <w:hyperlink w:anchor="_Toc244078820" w:history="1">
            <w:r w:rsidRPr="00120151">
              <w:rPr>
                <w:rStyle w:val="Hyperlink"/>
                <w:rFonts w:ascii="Arial" w:hAnsi="Arial" w:cs="Arial"/>
                <w:noProof/>
              </w:rPr>
              <w:t>Abstract</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_Toc244078820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68CF8426" w14:textId="77777777" w:rsidR="00120151" w:rsidRPr="00120151" w:rsidRDefault="00120151">
          <w:pPr>
            <w:pStyle w:val="TOC2"/>
            <w:tabs>
              <w:tab w:val="right" w:leader="dot" w:pos="9350"/>
            </w:tabs>
            <w:rPr>
              <w:rFonts w:ascii="Arial" w:hAnsi="Arial" w:cs="Arial"/>
              <w:noProof/>
            </w:rPr>
          </w:pPr>
          <w:hyperlink w:anchor="_Toc244078821" w:history="1">
            <w:r w:rsidRPr="00120151">
              <w:rPr>
                <w:rStyle w:val="Hyperlink"/>
                <w:rFonts w:ascii="Arial" w:hAnsi="Arial" w:cs="Arial"/>
                <w:noProof/>
              </w:rPr>
              <w:t>1. Introduction: The Lunar Magnetic Environment &amp; The “Missing Variable” in Space Biology</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_Toc244078821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7C0D8928" w14:textId="77777777" w:rsidR="00120151" w:rsidRPr="00120151" w:rsidRDefault="00120151">
          <w:pPr>
            <w:pStyle w:val="TOC2"/>
            <w:tabs>
              <w:tab w:val="right" w:leader="dot" w:pos="9350"/>
            </w:tabs>
            <w:rPr>
              <w:rFonts w:ascii="Arial" w:hAnsi="Arial" w:cs="Arial"/>
              <w:noProof/>
            </w:rPr>
          </w:pPr>
          <w:hyperlink w:anchor="_Toc244078822" w:history="1">
            <w:r w:rsidRPr="00120151">
              <w:rPr>
                <w:rStyle w:val="Hyperlink"/>
                <w:rFonts w:ascii="Arial" w:hAnsi="Arial" w:cs="Arial"/>
                <w:noProof/>
              </w:rPr>
              <w:t>2. The First Five Days of Growth: Early Seedling Establishment as the Critical Bottleneck for Lunar Agriculture</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_Toc244078822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2E53BE31" w14:textId="77777777" w:rsidR="00120151" w:rsidRPr="00120151" w:rsidRDefault="00120151">
          <w:pPr>
            <w:pStyle w:val="TOC2"/>
            <w:tabs>
              <w:tab w:val="right" w:leader="dot" w:pos="9350"/>
            </w:tabs>
            <w:rPr>
              <w:rFonts w:ascii="Arial" w:hAnsi="Arial" w:cs="Arial"/>
              <w:noProof/>
            </w:rPr>
          </w:pPr>
          <w:hyperlink w:anchor="_Toc244078823" w:history="1">
            <w:r w:rsidRPr="00120151">
              <w:rPr>
                <w:rStyle w:val="Hyperlink"/>
                <w:rFonts w:ascii="Arial" w:hAnsi="Arial" w:cs="Arial"/>
                <w:noProof/>
              </w:rPr>
              <w:t>3. Quantum Molecular Biology of the 0–5 Day Window: The Quantum Biology Atlas Perspective</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_Toc244078823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5DB41E9D" w14:textId="77777777" w:rsidR="00120151" w:rsidRPr="00120151" w:rsidRDefault="00120151">
          <w:pPr>
            <w:pStyle w:val="TOC2"/>
            <w:tabs>
              <w:tab w:val="right" w:leader="dot" w:pos="9350"/>
            </w:tabs>
            <w:rPr>
              <w:rFonts w:ascii="Arial" w:hAnsi="Arial" w:cs="Arial"/>
              <w:noProof/>
            </w:rPr>
          </w:pPr>
          <w:hyperlink w:anchor="_Toc244078824" w:history="1">
            <w:r w:rsidRPr="00120151">
              <w:rPr>
                <w:rStyle w:val="Hyperlink"/>
                <w:rFonts w:ascii="Arial" w:hAnsi="Arial" w:cs="Arial"/>
                <w:noProof/>
              </w:rPr>
              <w:t xml:space="preserve">4. Multi-Stressor Convergence: The </w:t>
            </w:r>
            <m:oMath>
              <m:r>
                <m:rPr>
                  <m:nor/>
                </m:rPr>
                <w:rPr>
                  <w:rStyle w:val="Hyperlink"/>
                  <w:rFonts w:ascii="Arial" w:hAnsi="Arial" w:cs="Arial"/>
                  <w:noProof/>
                </w:rPr>
                <m:t>CO</m:t>
              </m:r>
              <m:r>
                <w:rPr>
                  <w:rStyle w:val="Hyperlink"/>
                  <w:rFonts w:ascii="Cambria Math" w:hAnsi="Cambria Math" w:cs="Arial"/>
                  <w:noProof/>
                </w:rPr>
                <m:t>2</m:t>
              </m:r>
              <m:r>
                <m:rPr>
                  <m:sty m:val="p"/>
                </m:rPr>
                <w:rPr>
                  <w:rStyle w:val="Hyperlink"/>
                  <w:rFonts w:ascii="Cambria Math" w:hAnsi="Cambria Math" w:cs="Arial"/>
                  <w:noProof/>
                </w:rPr>
                <m:t>↔</m:t>
              </m:r>
              <m:r>
                <m:rPr>
                  <m:nor/>
                </m:rPr>
                <w:rPr>
                  <w:rStyle w:val="Hyperlink"/>
                  <w:rFonts w:ascii="Arial" w:hAnsi="Arial" w:cs="Arial"/>
                  <w:noProof/>
                </w:rPr>
                <m:t>O</m:t>
              </m:r>
              <m:r>
                <w:rPr>
                  <w:rStyle w:val="Hyperlink"/>
                  <w:rFonts w:ascii="Cambria Math" w:hAnsi="Cambria Math" w:cs="Arial"/>
                  <w:noProof/>
                </w:rPr>
                <m:t>2</m:t>
              </m:r>
              <m:r>
                <m:rPr>
                  <m:sty m:val="p"/>
                </m:rPr>
                <w:rPr>
                  <w:rStyle w:val="Hyperlink"/>
                  <w:rFonts w:ascii="Cambria Math" w:hAnsi="Cambria Math" w:cs="Arial"/>
                  <w:noProof/>
                </w:rPr>
                <m:t>↔</m:t>
              </m:r>
              <m:r>
                <m:rPr>
                  <m:nor/>
                </m:rPr>
                <w:rPr>
                  <w:rStyle w:val="Hyperlink"/>
                  <w:rFonts w:ascii="Arial" w:hAnsi="Arial" w:cs="Arial"/>
                  <w:noProof/>
                </w:rPr>
                <m:t>ROS</m:t>
              </m:r>
            </m:oMath>
            <w:r w:rsidRPr="00120151">
              <w:rPr>
                <w:rStyle w:val="Hyperlink"/>
                <w:rFonts w:ascii="Arial" w:hAnsi="Arial" w:cs="Arial"/>
                <w:noProof/>
              </w:rPr>
              <w:t xml:space="preserve"> Nexus (Core Concept 5)</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_Toc244078824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62074B71" w14:textId="77777777" w:rsidR="00120151" w:rsidRPr="00120151" w:rsidRDefault="00120151">
          <w:pPr>
            <w:pStyle w:val="TOC2"/>
            <w:tabs>
              <w:tab w:val="right" w:leader="dot" w:pos="9350"/>
            </w:tabs>
            <w:rPr>
              <w:rFonts w:ascii="Arial" w:hAnsi="Arial" w:cs="Arial"/>
              <w:noProof/>
            </w:rPr>
          </w:pPr>
          <w:hyperlink w:anchor="_Toc244078825" w:history="1">
            <w:r w:rsidRPr="00120151">
              <w:rPr>
                <w:rStyle w:val="Hyperlink"/>
                <w:rFonts w:ascii="Arial" w:hAnsi="Arial" w:cs="Arial"/>
                <w:noProof/>
              </w:rPr>
              <w:t>5. Methodological Standards, Causal Rescue &amp; Artemis Flight Risk-Retirement Framework</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_Toc244078825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4CE62928" w14:textId="77777777" w:rsidR="00120151" w:rsidRPr="00120151" w:rsidRDefault="00120151">
          <w:pPr>
            <w:pStyle w:val="TOC2"/>
            <w:tabs>
              <w:tab w:val="right" w:leader="dot" w:pos="9350"/>
            </w:tabs>
            <w:rPr>
              <w:rFonts w:ascii="Arial" w:hAnsi="Arial" w:cs="Arial"/>
              <w:noProof/>
            </w:rPr>
          </w:pPr>
          <w:hyperlink w:anchor="_Toc244078826" w:history="1">
            <w:r w:rsidRPr="00120151">
              <w:rPr>
                <w:rStyle w:val="Hyperlink"/>
                <w:rFonts w:ascii="Arial" w:hAnsi="Arial" w:cs="Arial"/>
                <w:noProof/>
              </w:rPr>
              <w:t>6. Conclusions &amp; Forward Look for Sustained Lunar Agriculture</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_Toc244078826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34C5CE15" w14:textId="77777777" w:rsidR="00120151" w:rsidRPr="00120151" w:rsidRDefault="00120151">
          <w:pPr>
            <w:pStyle w:val="TOC2"/>
            <w:tabs>
              <w:tab w:val="right" w:leader="dot" w:pos="9350"/>
            </w:tabs>
            <w:rPr>
              <w:rFonts w:ascii="Arial" w:hAnsi="Arial" w:cs="Arial"/>
              <w:noProof/>
            </w:rPr>
          </w:pPr>
          <w:hyperlink w:anchor="_Toc244078827" w:history="1">
            <w:r w:rsidRPr="00120151">
              <w:rPr>
                <w:rStyle w:val="Hyperlink"/>
                <w:rFonts w:ascii="Arial" w:hAnsi="Arial" w:cs="Arial"/>
                <w:noProof/>
              </w:rPr>
              <w:t>Acknowledgements</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_Toc244078827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237FBA59" w14:textId="77777777" w:rsidR="00120151" w:rsidRPr="00120151" w:rsidRDefault="00120151">
          <w:pPr>
            <w:pStyle w:val="TOC2"/>
            <w:tabs>
              <w:tab w:val="right" w:leader="dot" w:pos="9350"/>
            </w:tabs>
            <w:rPr>
              <w:rFonts w:ascii="Arial" w:hAnsi="Arial" w:cs="Arial"/>
              <w:noProof/>
            </w:rPr>
          </w:pPr>
          <w:hyperlink w:anchor="_Toc244078828" w:history="1">
            <w:r w:rsidRPr="00120151">
              <w:rPr>
                <w:rStyle w:val="Hyperlink"/>
                <w:rFonts w:ascii="Arial" w:hAnsi="Arial" w:cs="Arial"/>
                <w:noProof/>
              </w:rPr>
              <w:t>Author Contributions</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_Toc244078828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761C9D14" w14:textId="77777777" w:rsidR="00120151" w:rsidRPr="00120151" w:rsidRDefault="00120151">
          <w:pPr>
            <w:pStyle w:val="TOC2"/>
            <w:tabs>
              <w:tab w:val="right" w:leader="dot" w:pos="9350"/>
            </w:tabs>
            <w:rPr>
              <w:rFonts w:ascii="Arial" w:hAnsi="Arial" w:cs="Arial"/>
              <w:noProof/>
            </w:rPr>
          </w:pPr>
          <w:hyperlink w:anchor="_Toc244078829" w:history="1">
            <w:r w:rsidRPr="00120151">
              <w:rPr>
                <w:rStyle w:val="Hyperlink"/>
                <w:rFonts w:ascii="Arial" w:hAnsi="Arial" w:cs="Arial"/>
                <w:noProof/>
              </w:rPr>
              <w:t>Competing Interests</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_Toc244078829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42C303AC" w14:textId="77777777" w:rsidR="00120151" w:rsidRPr="00120151" w:rsidRDefault="00120151">
          <w:pPr>
            <w:pStyle w:val="TOC2"/>
            <w:tabs>
              <w:tab w:val="right" w:leader="dot" w:pos="9350"/>
            </w:tabs>
            <w:rPr>
              <w:rFonts w:ascii="Arial" w:hAnsi="Arial" w:cs="Arial"/>
              <w:noProof/>
            </w:rPr>
          </w:pPr>
          <w:hyperlink w:anchor="_Toc244078830" w:history="1">
            <w:r w:rsidRPr="00120151">
              <w:rPr>
                <w:rStyle w:val="Hyperlink"/>
                <w:rFonts w:ascii="Arial" w:hAnsi="Arial" w:cs="Arial"/>
                <w:noProof/>
              </w:rPr>
              <w:t>Data Availability</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_Toc244078830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4E70BD9E" w14:textId="77777777" w:rsidR="00120151" w:rsidRPr="00120151" w:rsidRDefault="00120151">
          <w:pPr>
            <w:pStyle w:val="TOC2"/>
            <w:tabs>
              <w:tab w:val="right" w:leader="dot" w:pos="9350"/>
            </w:tabs>
            <w:rPr>
              <w:rFonts w:ascii="Arial" w:hAnsi="Arial" w:cs="Arial"/>
              <w:noProof/>
            </w:rPr>
          </w:pPr>
          <w:hyperlink w:anchor="_Toc244078831" w:history="1">
            <w:r w:rsidRPr="00120151">
              <w:rPr>
                <w:rStyle w:val="Hyperlink"/>
                <w:rFonts w:ascii="Arial" w:hAnsi="Arial" w:cs="Arial"/>
                <w:noProof/>
              </w:rPr>
              <w:t>References</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_Toc244078831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562731F6" w14:textId="77777777" w:rsidR="002518D0" w:rsidRPr="00120151" w:rsidRDefault="00000000">
          <w:pPr>
            <w:rPr>
              <w:rFonts w:ascii="Arial" w:hAnsi="Arial" w:cs="Arial"/>
            </w:rPr>
          </w:pPr>
          <w:r w:rsidRPr="00120151">
            <w:rPr>
              <w:rFonts w:ascii="Arial" w:hAnsi="Arial" w:cs="Arial"/>
            </w:rPr>
            <w:fldChar w:fldCharType="end"/>
          </w:r>
        </w:p>
      </w:sdtContent>
    </w:sdt>
    <w:p w14:paraId="67652167" w14:textId="77777777" w:rsidR="00120151" w:rsidRPr="00120151" w:rsidRDefault="00120151">
      <w:pPr>
        <w:rPr>
          <w:rFonts w:ascii="Arial" w:eastAsiaTheme="majorEastAsia" w:hAnsi="Arial" w:cs="Arial"/>
          <w:color w:val="0F4761" w:themeColor="accent1" w:themeShade="BF"/>
          <w:sz w:val="40"/>
          <w:szCs w:val="40"/>
        </w:rPr>
      </w:pPr>
      <w:bookmarkStart w:id="0" w:name="_Toc244078818"/>
      <w:bookmarkStart w:id="1" w:name="X90468ff268e85b0760526537ef954def4c80b07"/>
      <w:r w:rsidRPr="00120151">
        <w:rPr>
          <w:rFonts w:ascii="Arial" w:hAnsi="Arial" w:cs="Arial"/>
        </w:rPr>
        <w:br w:type="page"/>
      </w:r>
    </w:p>
    <w:p w14:paraId="38B482DC" w14:textId="4B0DB1A7" w:rsidR="002518D0" w:rsidRPr="00120151" w:rsidRDefault="00000000">
      <w:pPr>
        <w:pStyle w:val="Heading1"/>
        <w:rPr>
          <w:rFonts w:ascii="Arial" w:hAnsi="Arial" w:cs="Arial"/>
        </w:rPr>
      </w:pPr>
      <w:r w:rsidRPr="00120151">
        <w:rPr>
          <w:rFonts w:ascii="Arial" w:hAnsi="Arial" w:cs="Arial"/>
        </w:rPr>
        <w:lastRenderedPageBreak/>
        <w:t>Near-Null Magnetic Fields in Lunar Plant Biology: The First Five Days of Seedling Growth, Multi-Stressor Bioenergetics, and Implications for Artemis Agriculture</w:t>
      </w:r>
      <w:bookmarkEnd w:id="0"/>
    </w:p>
    <w:p w14:paraId="000CF942" w14:textId="2AF16B1A" w:rsidR="002518D0" w:rsidRPr="00120151" w:rsidRDefault="00120151">
      <w:pPr>
        <w:pStyle w:val="FirstParagraph"/>
        <w:rPr>
          <w:rFonts w:ascii="Arial" w:hAnsi="Arial" w:cs="Arial"/>
        </w:rPr>
      </w:pPr>
      <w:r w:rsidRPr="00120151">
        <w:rPr>
          <w:rFonts w:ascii="Arial" w:hAnsi="Arial" w:cs="Arial"/>
          <w:b/>
          <w:bCs/>
        </w:rPr>
        <w:t>Richard J. Barker</w:t>
      </w:r>
      <m:oMath>
        <m:sSup>
          <m:sSupPr>
            <m:ctrlPr>
              <w:rPr>
                <w:rFonts w:ascii="Cambria Math" w:hAnsi="Cambria Math" w:cs="Arial"/>
              </w:rPr>
            </m:ctrlPr>
          </m:sSupPr>
          <m:e>
            <m:r>
              <w:rPr>
                <w:rFonts w:ascii="Cambria Math" w:hAnsi="Cambria Math" w:cs="Arial"/>
              </w:rPr>
              <m:t>​</m:t>
            </m:r>
          </m:e>
          <m:sup>
            <m:r>
              <w:rPr>
                <w:rFonts w:ascii="Cambria Math" w:hAnsi="Cambria Math" w:cs="Arial"/>
              </w:rPr>
              <m:t>1</m:t>
            </m:r>
            <m:r>
              <m:rPr>
                <m:sty m:val="p"/>
              </m:rPr>
              <w:rPr>
                <w:rFonts w:ascii="Cambria Math" w:hAnsi="Cambria Math" w:cs="Arial"/>
              </w:rPr>
              <m:t>,*</m:t>
            </m:r>
          </m:sup>
        </m:sSup>
      </m:oMath>
      <w:r w:rsidRPr="00120151">
        <w:rPr>
          <w:rFonts w:ascii="Arial" w:hAnsi="Arial" w:cs="Arial"/>
          <w:b/>
          <w:bCs/>
        </w:rPr>
        <w:t>, Caue Borlina</w:t>
      </w:r>
      <m:oMath>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oMath>
      <w:r w:rsidRPr="00120151">
        <w:rPr>
          <w:rFonts w:ascii="Arial" w:hAnsi="Arial" w:cs="Arial"/>
          <w:b/>
          <w:bCs/>
        </w:rPr>
        <w:t>, Aubrey O’Rourke</w:t>
      </w:r>
      <m:oMath>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oMath>
      <w:r w:rsidRPr="00120151">
        <w:rPr>
          <w:rFonts w:ascii="Arial" w:hAnsi="Arial" w:cs="Arial"/>
          <w:b/>
          <w:bCs/>
        </w:rPr>
        <w:t>, Adriana Sanchez</w:t>
      </w:r>
      <m:oMath>
        <m:sSup>
          <m:sSupPr>
            <m:ctrlPr>
              <w:rPr>
                <w:rFonts w:ascii="Cambria Math" w:hAnsi="Cambria Math" w:cs="Arial"/>
              </w:rPr>
            </m:ctrlPr>
          </m:sSupPr>
          <m:e>
            <m:r>
              <w:rPr>
                <w:rFonts w:ascii="Cambria Math" w:hAnsi="Cambria Math" w:cs="Arial"/>
              </w:rPr>
              <m:t>​</m:t>
            </m:r>
          </m:e>
          <m:sup>
            <m:r>
              <w:rPr>
                <w:rFonts w:ascii="Cambria Math" w:hAnsi="Cambria Math" w:cs="Arial"/>
              </w:rPr>
              <m:t>1</m:t>
            </m:r>
          </m:sup>
        </m:sSup>
      </m:oMath>
      <w:r w:rsidRPr="00120151">
        <w:rPr>
          <w:rFonts w:ascii="Arial" w:hAnsi="Arial" w:cs="Arial"/>
          <w:b/>
          <w:bCs/>
        </w:rPr>
        <w:t>, Manisha Dagar</w:t>
      </w:r>
      <m:oMath>
        <m:sSup>
          <m:sSupPr>
            <m:ctrlPr>
              <w:rPr>
                <w:rFonts w:ascii="Cambria Math" w:hAnsi="Cambria Math" w:cs="Arial"/>
              </w:rPr>
            </m:ctrlPr>
          </m:sSupPr>
          <m:e>
            <m:r>
              <w:rPr>
                <w:rFonts w:ascii="Cambria Math" w:hAnsi="Cambria Math" w:cs="Arial"/>
              </w:rPr>
              <m:t>​</m:t>
            </m:r>
          </m:e>
          <m:sup>
            <m:r>
              <w:rPr>
                <w:rFonts w:ascii="Cambria Math" w:hAnsi="Cambria Math" w:cs="Arial"/>
              </w:rPr>
              <m:t>1</m:t>
            </m:r>
          </m:sup>
        </m:sSup>
      </m:oMath>
      <w:r w:rsidRPr="00120151">
        <w:rPr>
          <w:rFonts w:ascii="Arial" w:hAnsi="Arial" w:cs="Arial"/>
          <w:b/>
          <w:bCs/>
        </w:rPr>
        <w:t>, Sofia Leiva Aldana</w:t>
      </w:r>
      <m:oMath>
        <m:sSup>
          <m:sSupPr>
            <m:ctrlPr>
              <w:rPr>
                <w:rFonts w:ascii="Cambria Math" w:hAnsi="Cambria Math" w:cs="Arial"/>
              </w:rPr>
            </m:ctrlPr>
          </m:sSupPr>
          <m:e>
            <m:r>
              <w:rPr>
                <w:rFonts w:ascii="Cambria Math" w:hAnsi="Cambria Math" w:cs="Arial"/>
              </w:rPr>
              <m:t>​</m:t>
            </m:r>
          </m:e>
          <m:sup>
            <m:r>
              <w:rPr>
                <w:rFonts w:ascii="Cambria Math" w:hAnsi="Cambria Math" w:cs="Arial"/>
              </w:rPr>
              <m:t>1</m:t>
            </m:r>
          </m:sup>
        </m:sSup>
      </m:oMath>
      <w:r w:rsidRPr="00120151">
        <w:rPr>
          <w:rFonts w:ascii="Arial" w:hAnsi="Arial" w:cs="Arial"/>
          <w:b/>
          <w:bCs/>
        </w:rPr>
        <w:t>, Ray Wheeler</w:t>
      </w:r>
      <m:oMath>
        <m:sSup>
          <m:sSupPr>
            <m:ctrlPr>
              <w:rPr>
                <w:rFonts w:ascii="Cambria Math" w:hAnsi="Cambria Math" w:cs="Arial"/>
              </w:rPr>
            </m:ctrlPr>
          </m:sSupPr>
          <m:e>
            <m:r>
              <w:rPr>
                <w:rFonts w:ascii="Cambria Math" w:hAnsi="Cambria Math" w:cs="Arial"/>
              </w:rPr>
              <m:t>​</m:t>
            </m:r>
          </m:e>
          <m:sup>
            <m:r>
              <w:rPr>
                <w:rFonts w:ascii="Cambria Math" w:hAnsi="Cambria Math" w:cs="Arial"/>
              </w:rPr>
              <m:t>3</m:t>
            </m:r>
          </m:sup>
        </m:sSup>
      </m:oMath>
      <w:r w:rsidRPr="00120151">
        <w:rPr>
          <w:rFonts w:ascii="Arial" w:hAnsi="Arial" w:cs="Arial"/>
          <w:b/>
          <w:bCs/>
        </w:rPr>
        <w:t>, Gioia Massa</w:t>
      </w:r>
      <m:oMath>
        <m:sSup>
          <m:sSupPr>
            <m:ctrlPr>
              <w:rPr>
                <w:rFonts w:ascii="Cambria Math" w:hAnsi="Cambria Math" w:cs="Arial"/>
              </w:rPr>
            </m:ctrlPr>
          </m:sSupPr>
          <m:e>
            <m:r>
              <w:rPr>
                <w:rFonts w:ascii="Cambria Math" w:hAnsi="Cambria Math" w:cs="Arial"/>
              </w:rPr>
              <m:t>​</m:t>
            </m:r>
          </m:e>
          <m:sup>
            <m:r>
              <w:rPr>
                <w:rFonts w:ascii="Cambria Math" w:hAnsi="Cambria Math" w:cs="Arial"/>
              </w:rPr>
              <m:t>4</m:t>
            </m:r>
          </m:sup>
        </m:sSup>
      </m:oMath>
      <w:r w:rsidRPr="00120151">
        <w:rPr>
          <w:rFonts w:ascii="Arial" w:hAnsi="Arial" w:cs="Arial"/>
          <w:b/>
          <w:bCs/>
        </w:rPr>
        <w:t>, Barbara Demmig-Adams</w:t>
      </w:r>
      <m:oMath>
        <m:sSup>
          <m:sSupPr>
            <m:ctrlPr>
              <w:rPr>
                <w:rFonts w:ascii="Cambria Math" w:hAnsi="Cambria Math" w:cs="Arial"/>
              </w:rPr>
            </m:ctrlPr>
          </m:sSupPr>
          <m:e>
            <m:r>
              <w:rPr>
                <w:rFonts w:ascii="Cambria Math" w:hAnsi="Cambria Math" w:cs="Arial"/>
              </w:rPr>
              <m:t>​</m:t>
            </m:r>
          </m:e>
          <m:sup>
            <m:r>
              <w:rPr>
                <w:rFonts w:ascii="Cambria Math" w:hAnsi="Cambria Math" w:cs="Arial"/>
              </w:rPr>
              <m:t>5</m:t>
            </m:r>
          </m:sup>
        </m:sSup>
      </m:oMath>
      <w:r w:rsidRPr="00120151">
        <w:rPr>
          <w:rFonts w:ascii="Arial" w:hAnsi="Arial" w:cs="Arial"/>
          <w:b/>
          <w:bCs/>
        </w:rPr>
        <w:t>, Marta Peirats-Llobet</w:t>
      </w:r>
      <m:oMath>
        <m:sSup>
          <m:sSupPr>
            <m:ctrlPr>
              <w:rPr>
                <w:rFonts w:ascii="Cambria Math" w:hAnsi="Cambria Math" w:cs="Arial"/>
              </w:rPr>
            </m:ctrlPr>
          </m:sSupPr>
          <m:e>
            <m:r>
              <w:rPr>
                <w:rFonts w:ascii="Cambria Math" w:hAnsi="Cambria Math" w:cs="Arial"/>
              </w:rPr>
              <m:t>​</m:t>
            </m:r>
          </m:e>
          <m:sup>
            <m:r>
              <w:rPr>
                <w:rFonts w:ascii="Cambria Math" w:hAnsi="Cambria Math" w:cs="Arial"/>
              </w:rPr>
              <m:t>7</m:t>
            </m:r>
          </m:sup>
        </m:sSup>
      </m:oMath>
      <w:r w:rsidRPr="00120151">
        <w:rPr>
          <w:rFonts w:ascii="Arial" w:hAnsi="Arial" w:cs="Arial"/>
          <w:b/>
          <w:bCs/>
        </w:rPr>
        <w:t>, Pamela Flores</w:t>
      </w:r>
      <m:oMath>
        <m:sSup>
          <m:sSupPr>
            <m:ctrlPr>
              <w:rPr>
                <w:rFonts w:ascii="Cambria Math" w:hAnsi="Cambria Math" w:cs="Arial"/>
              </w:rPr>
            </m:ctrlPr>
          </m:sSupPr>
          <m:e>
            <m:r>
              <w:rPr>
                <w:rFonts w:ascii="Cambria Math" w:hAnsi="Cambria Math" w:cs="Arial"/>
              </w:rPr>
              <m:t>​</m:t>
            </m:r>
          </m:e>
          <m:sup>
            <m:r>
              <w:rPr>
                <w:rFonts w:ascii="Cambria Math" w:hAnsi="Cambria Math" w:cs="Arial"/>
              </w:rPr>
              <m:t>6</m:t>
            </m:r>
          </m:sup>
        </m:sSup>
      </m:oMath>
      <w:r w:rsidRPr="00120151">
        <w:rPr>
          <w:rFonts w:ascii="Arial" w:hAnsi="Arial" w:cs="Arial"/>
          <w:b/>
          <w:bCs/>
        </w:rPr>
        <w:t>, Anirudha Dixit</w:t>
      </w:r>
      <m:oMath>
        <m:sSup>
          <m:sSupPr>
            <m:ctrlPr>
              <w:rPr>
                <w:rFonts w:ascii="Cambria Math" w:hAnsi="Cambria Math" w:cs="Arial"/>
              </w:rPr>
            </m:ctrlPr>
          </m:sSupPr>
          <m:e>
            <m:r>
              <w:rPr>
                <w:rFonts w:ascii="Cambria Math" w:hAnsi="Cambria Math" w:cs="Arial"/>
              </w:rPr>
              <m:t>​</m:t>
            </m:r>
          </m:e>
          <m:sup>
            <m:r>
              <w:rPr>
                <w:rFonts w:ascii="Cambria Math" w:hAnsi="Cambria Math" w:cs="Arial"/>
              </w:rPr>
              <m:t>4</m:t>
            </m:r>
          </m:sup>
        </m:sSup>
      </m:oMath>
      <w:r w:rsidRPr="00120151">
        <w:rPr>
          <w:rFonts w:ascii="Arial" w:hAnsi="Arial" w:cs="Arial"/>
          <w:b/>
          <w:bCs/>
        </w:rPr>
        <w:t>, Christine Chamberlain</w:t>
      </w:r>
      <m:oMath>
        <m:sSup>
          <m:sSupPr>
            <m:ctrlPr>
              <w:rPr>
                <w:rFonts w:ascii="Cambria Math" w:hAnsi="Cambria Math" w:cs="Arial"/>
              </w:rPr>
            </m:ctrlPr>
          </m:sSupPr>
          <m:e>
            <m:r>
              <w:rPr>
                <w:rFonts w:ascii="Cambria Math" w:hAnsi="Cambria Math" w:cs="Arial"/>
              </w:rPr>
              <m:t>​</m:t>
            </m:r>
          </m:e>
          <m:sup>
            <m:r>
              <w:rPr>
                <w:rFonts w:ascii="Cambria Math" w:hAnsi="Cambria Math" w:cs="Arial"/>
              </w:rPr>
              <m:t>6</m:t>
            </m:r>
          </m:sup>
        </m:sSup>
      </m:oMath>
      <w:r>
        <w:rPr>
          <w:rFonts w:ascii="Arial" w:hAnsi="Arial" w:cs="Arial"/>
        </w:rPr>
        <w:t xml:space="preserve">, </w:t>
      </w:r>
      <w:r w:rsidRPr="00120151">
        <w:rPr>
          <w:rFonts w:ascii="Arial" w:hAnsi="Arial" w:cs="Arial"/>
          <w:b/>
          <w:bCs/>
        </w:rPr>
        <w:t>D. Marshall Porterfield</w:t>
      </w:r>
      <m:oMath>
        <m:sSup>
          <m:sSupPr>
            <m:ctrlPr>
              <w:rPr>
                <w:rFonts w:ascii="Cambria Math" w:hAnsi="Cambria Math" w:cs="Arial"/>
              </w:rPr>
            </m:ctrlPr>
          </m:sSupPr>
          <m:e>
            <m:r>
              <w:rPr>
                <w:rFonts w:ascii="Cambria Math" w:hAnsi="Cambria Math" w:cs="Arial"/>
              </w:rPr>
              <m:t>​</m:t>
            </m:r>
          </m:e>
          <m:sup>
            <m:r>
              <w:rPr>
                <w:rFonts w:ascii="Cambria Math" w:hAnsi="Cambria Math" w:cs="Arial"/>
              </w:rPr>
              <m:t>1</m:t>
            </m:r>
            <m:r>
              <m:rPr>
                <m:sty m:val="p"/>
              </m:rPr>
              <w:rPr>
                <w:rFonts w:ascii="Cambria Math" w:hAnsi="Cambria Math" w:cs="Arial"/>
              </w:rPr>
              <m:t>,*</m:t>
            </m:r>
          </m:sup>
        </m:sSup>
      </m:oMath>
    </w:p>
    <w:p w14:paraId="0CC30975" w14:textId="77777777" w:rsidR="002518D0" w:rsidRPr="00120151" w:rsidRDefault="00000000">
      <w:pPr>
        <w:pStyle w:val="BodyText"/>
        <w:rPr>
          <w:rFonts w:ascii="Arial" w:hAnsi="Arial" w:cs="Arial"/>
        </w:rPr>
      </w:pPr>
      <m:oMath>
        <m:sSup>
          <m:sSupPr>
            <m:ctrlPr>
              <w:rPr>
                <w:rFonts w:ascii="Cambria Math" w:hAnsi="Cambria Math" w:cs="Arial"/>
              </w:rPr>
            </m:ctrlPr>
          </m:sSupPr>
          <m:e>
            <m:r>
              <w:rPr>
                <w:rFonts w:ascii="Cambria Math" w:hAnsi="Cambria Math" w:cs="Arial"/>
              </w:rPr>
              <m:t>​</m:t>
            </m:r>
          </m:e>
          <m:sup>
            <m:r>
              <w:rPr>
                <w:rFonts w:ascii="Cambria Math" w:hAnsi="Cambria Math" w:cs="Arial"/>
              </w:rPr>
              <m:t>1</m:t>
            </m:r>
          </m:sup>
        </m:sSup>
      </m:oMath>
      <w:r w:rsidRPr="00120151">
        <w:rPr>
          <w:rFonts w:ascii="Arial" w:hAnsi="Arial" w:cs="Arial"/>
        </w:rPr>
        <w:t xml:space="preserve"> Department of Agricultural and Biological Engineering, Purdue University, West Lafayette, IN 47907, USA</w:t>
      </w:r>
      <w:r w:rsidRPr="00120151">
        <w:rPr>
          <w:rFonts w:ascii="Arial" w:hAnsi="Arial" w:cs="Arial"/>
        </w:rPr>
        <w:br/>
      </w:r>
      <m:oMath>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oMath>
      <w:r w:rsidRPr="00120151">
        <w:rPr>
          <w:rFonts w:ascii="Arial" w:hAnsi="Arial" w:cs="Arial"/>
        </w:rPr>
        <w:t xml:space="preserve"> Department of Earth, Atmospheric, and Planetary Sciences, Purdue University, West Lafayette, IN 47907, USA</w:t>
      </w:r>
      <w:r w:rsidRPr="00120151">
        <w:rPr>
          <w:rFonts w:ascii="Arial" w:hAnsi="Arial" w:cs="Arial"/>
        </w:rPr>
        <w:br/>
      </w:r>
      <m:oMath>
        <m:sSup>
          <m:sSupPr>
            <m:ctrlPr>
              <w:rPr>
                <w:rFonts w:ascii="Cambria Math" w:hAnsi="Cambria Math" w:cs="Arial"/>
              </w:rPr>
            </m:ctrlPr>
          </m:sSupPr>
          <m:e>
            <m:r>
              <w:rPr>
                <w:rFonts w:ascii="Cambria Math" w:hAnsi="Cambria Math" w:cs="Arial"/>
              </w:rPr>
              <m:t>​</m:t>
            </m:r>
          </m:e>
          <m:sup>
            <m:r>
              <w:rPr>
                <w:rFonts w:ascii="Cambria Math" w:hAnsi="Cambria Math" w:cs="Arial"/>
              </w:rPr>
              <m:t>3</m:t>
            </m:r>
          </m:sup>
        </m:sSup>
      </m:oMath>
      <w:r w:rsidRPr="00120151">
        <w:rPr>
          <w:rFonts w:ascii="Arial" w:hAnsi="Arial" w:cs="Arial"/>
        </w:rPr>
        <w:t xml:space="preserve"> NASA John F. Kennedy Space Center, Exploration Research and Technology Programs, FL 32899, USA</w:t>
      </w:r>
      <w:r w:rsidRPr="00120151">
        <w:rPr>
          <w:rFonts w:ascii="Arial" w:hAnsi="Arial" w:cs="Arial"/>
        </w:rPr>
        <w:br/>
      </w:r>
      <m:oMath>
        <m:sSup>
          <m:sSupPr>
            <m:ctrlPr>
              <w:rPr>
                <w:rFonts w:ascii="Cambria Math" w:hAnsi="Cambria Math" w:cs="Arial"/>
              </w:rPr>
            </m:ctrlPr>
          </m:sSupPr>
          <m:e>
            <m:r>
              <w:rPr>
                <w:rFonts w:ascii="Cambria Math" w:hAnsi="Cambria Math" w:cs="Arial"/>
              </w:rPr>
              <m:t>​</m:t>
            </m:r>
          </m:e>
          <m:sup>
            <m:r>
              <w:rPr>
                <w:rFonts w:ascii="Cambria Math" w:hAnsi="Cambria Math" w:cs="Arial"/>
              </w:rPr>
              <m:t>4</m:t>
            </m:r>
          </m:sup>
        </m:sSup>
      </m:oMath>
      <w:r w:rsidRPr="00120151">
        <w:rPr>
          <w:rFonts w:ascii="Arial" w:hAnsi="Arial" w:cs="Arial"/>
        </w:rPr>
        <w:t xml:space="preserve"> NASA John F. Kennedy Space Center, Space Crop Production, FL 32899, USA</w:t>
      </w:r>
      <w:r w:rsidRPr="00120151">
        <w:rPr>
          <w:rFonts w:ascii="Arial" w:hAnsi="Arial" w:cs="Arial"/>
        </w:rPr>
        <w:br/>
      </w:r>
      <m:oMath>
        <m:sSup>
          <m:sSupPr>
            <m:ctrlPr>
              <w:rPr>
                <w:rFonts w:ascii="Cambria Math" w:hAnsi="Cambria Math" w:cs="Arial"/>
              </w:rPr>
            </m:ctrlPr>
          </m:sSupPr>
          <m:e>
            <m:r>
              <w:rPr>
                <w:rFonts w:ascii="Cambria Math" w:hAnsi="Cambria Math" w:cs="Arial"/>
              </w:rPr>
              <m:t>​</m:t>
            </m:r>
          </m:e>
          <m:sup>
            <m:r>
              <w:rPr>
                <w:rFonts w:ascii="Cambria Math" w:hAnsi="Cambria Math" w:cs="Arial"/>
              </w:rPr>
              <m:t>5</m:t>
            </m:r>
          </m:sup>
        </m:sSup>
      </m:oMath>
      <w:r w:rsidRPr="00120151">
        <w:rPr>
          <w:rFonts w:ascii="Arial" w:hAnsi="Arial" w:cs="Arial"/>
        </w:rPr>
        <w:t xml:space="preserve"> Department of Ecology and Evolutionary Biology, University of Colorado Boulder, Boulder, CO 80309, USA</w:t>
      </w:r>
      <w:r w:rsidRPr="00120151">
        <w:rPr>
          <w:rFonts w:ascii="Arial" w:hAnsi="Arial" w:cs="Arial"/>
        </w:rPr>
        <w:br/>
      </w:r>
      <m:oMath>
        <m:sSup>
          <m:sSupPr>
            <m:ctrlPr>
              <w:rPr>
                <w:rFonts w:ascii="Cambria Math" w:hAnsi="Cambria Math" w:cs="Arial"/>
              </w:rPr>
            </m:ctrlPr>
          </m:sSupPr>
          <m:e>
            <m:r>
              <w:rPr>
                <w:rFonts w:ascii="Cambria Math" w:hAnsi="Cambria Math" w:cs="Arial"/>
              </w:rPr>
              <m:t>​</m:t>
            </m:r>
          </m:e>
          <m:sup>
            <m:r>
              <w:rPr>
                <w:rFonts w:ascii="Cambria Math" w:hAnsi="Cambria Math" w:cs="Arial"/>
              </w:rPr>
              <m:t>6</m:t>
            </m:r>
          </m:sup>
        </m:sSup>
      </m:oMath>
      <w:r w:rsidRPr="00120151">
        <w:rPr>
          <w:rFonts w:ascii="Arial" w:hAnsi="Arial" w:cs="Arial"/>
        </w:rPr>
        <w:t xml:space="preserve"> Space Lab Technologies, LLC, Boulder, CO 80301, USA</w:t>
      </w:r>
      <w:r w:rsidRPr="00120151">
        <w:rPr>
          <w:rFonts w:ascii="Arial" w:hAnsi="Arial" w:cs="Arial"/>
        </w:rPr>
        <w:br/>
      </w:r>
      <m:oMath>
        <m:sSup>
          <m:sSupPr>
            <m:ctrlPr>
              <w:rPr>
                <w:rFonts w:ascii="Cambria Math" w:hAnsi="Cambria Math" w:cs="Arial"/>
              </w:rPr>
            </m:ctrlPr>
          </m:sSupPr>
          <m:e>
            <m:r>
              <w:rPr>
                <w:rFonts w:ascii="Cambria Math" w:hAnsi="Cambria Math" w:cs="Arial"/>
              </w:rPr>
              <m:t>​</m:t>
            </m:r>
          </m:e>
          <m:sup>
            <m:r>
              <w:rPr>
                <w:rFonts w:ascii="Cambria Math" w:hAnsi="Cambria Math" w:cs="Arial"/>
              </w:rPr>
              <m:t>7</m:t>
            </m:r>
          </m:sup>
        </m:sSup>
      </m:oMath>
      <w:r w:rsidRPr="00120151">
        <w:rPr>
          <w:rFonts w:ascii="Arial" w:hAnsi="Arial" w:cs="Arial"/>
        </w:rPr>
        <w:t xml:space="preserve"> La Trobe Institute for Sustainable Agriculture and Food, School of Agriculture, Biomedicine and Environment, La Trobe University, Bundoora, VIC 3086, Australia</w:t>
      </w:r>
    </w:p>
    <w:p w14:paraId="314E94FD" w14:textId="77777777" w:rsidR="002518D0" w:rsidRPr="00120151" w:rsidRDefault="00000000">
      <w:pPr>
        <w:pStyle w:val="BodyText"/>
        <w:rPr>
          <w:rFonts w:ascii="Arial" w:hAnsi="Arial" w:cs="Arial"/>
        </w:rPr>
      </w:pPr>
      <m:oMath>
        <m:sSup>
          <m:sSupPr>
            <m:ctrlPr>
              <w:rPr>
                <w:rFonts w:ascii="Cambria Math" w:hAnsi="Cambria Math" w:cs="Arial"/>
              </w:rPr>
            </m:ctrlPr>
          </m:sSupPr>
          <m:e>
            <m:r>
              <w:rPr>
                <w:rFonts w:ascii="Cambria Math" w:hAnsi="Cambria Math" w:cs="Arial"/>
              </w:rPr>
              <m:t>​</m:t>
            </m:r>
          </m:e>
          <m:sup>
            <m:r>
              <m:rPr>
                <m:sty m:val="p"/>
              </m:rPr>
              <w:rPr>
                <w:rFonts w:ascii="Cambria Math" w:hAnsi="Cambria Math" w:cs="Arial"/>
              </w:rPr>
              <m:t>*</m:t>
            </m:r>
          </m:sup>
        </m:sSup>
      </m:oMath>
      <w:r w:rsidRPr="00120151">
        <w:rPr>
          <w:rFonts w:ascii="Arial" w:hAnsi="Arial" w:cs="Arial"/>
        </w:rPr>
        <w:t xml:space="preserve"> Corresponding Authors: </w:t>
      </w:r>
      <w:r w:rsidRPr="00120151">
        <w:rPr>
          <w:rStyle w:val="VerbatimChar"/>
          <w:rFonts w:ascii="Arial" w:hAnsi="Arial" w:cs="Arial"/>
        </w:rPr>
        <w:t>porterf@purdue.edu</w:t>
      </w:r>
      <w:r w:rsidRPr="00120151">
        <w:rPr>
          <w:rFonts w:ascii="Arial" w:hAnsi="Arial" w:cs="Arial"/>
        </w:rPr>
        <w:t xml:space="preserve">, </w:t>
      </w:r>
      <w:r w:rsidRPr="00120151">
        <w:rPr>
          <w:rStyle w:val="VerbatimChar"/>
          <w:rFonts w:ascii="Arial" w:hAnsi="Arial" w:cs="Arial"/>
        </w:rPr>
        <w:t>dr.richard.barker@gmail.com</w:t>
      </w:r>
    </w:p>
    <w:p w14:paraId="2EB679FC" w14:textId="77777777" w:rsidR="002518D0" w:rsidRPr="00120151" w:rsidRDefault="00DF4F2A">
      <w:pPr>
        <w:rPr>
          <w:rFonts w:ascii="Arial" w:hAnsi="Arial" w:cs="Arial"/>
        </w:rPr>
      </w:pPr>
      <w:r>
        <w:rPr>
          <w:noProof/>
        </w:rPr>
        <mc:AlternateContent>
          <mc:Choice Requires="wps">
            <w:drawing>
              <wp:inline distT="0" distB="0" distL="0" distR="0" wp14:anchorId="36B87DFA" wp14:editId="710F4451">
                <wp:extent cx="5943600" cy="13970"/>
                <wp:effectExtent l="0" t="0" r="0" b="0"/>
                <wp:docPr id="904832004"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DDAF21D"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29727235" w14:textId="77777777" w:rsidR="002518D0" w:rsidRPr="00120151" w:rsidRDefault="00000000">
      <w:pPr>
        <w:pStyle w:val="Heading2"/>
        <w:rPr>
          <w:rFonts w:ascii="Arial" w:hAnsi="Arial" w:cs="Arial"/>
        </w:rPr>
      </w:pPr>
      <w:bookmarkStart w:id="2" w:name="_Toc244078819"/>
      <w:bookmarkStart w:id="3" w:name="highlights"/>
      <w:r w:rsidRPr="00120151">
        <w:rPr>
          <w:rFonts w:ascii="Arial" w:hAnsi="Arial" w:cs="Arial"/>
        </w:rPr>
        <w:t>Highlights</w:t>
      </w:r>
      <w:bookmarkEnd w:id="2"/>
    </w:p>
    <w:p w14:paraId="2694192F" w14:textId="77777777" w:rsidR="002518D0" w:rsidRPr="00120151" w:rsidRDefault="00000000">
      <w:pPr>
        <w:pStyle w:val="Compact"/>
        <w:numPr>
          <w:ilvl w:val="0"/>
          <w:numId w:val="2"/>
        </w:numPr>
        <w:rPr>
          <w:rFonts w:ascii="Arial" w:hAnsi="Arial" w:cs="Arial"/>
        </w:rPr>
      </w:pPr>
      <w:r w:rsidRPr="00120151">
        <w:rPr>
          <w:rFonts w:ascii="Arial" w:hAnsi="Arial" w:cs="Arial"/>
        </w:rPr>
        <w:t>Candidate Artemis South Pole landing sites reside in an extreme near-null magnetic field (</w:t>
      </w:r>
      <m:oMath>
        <m:r>
          <m:rPr>
            <m:sty m:val="p"/>
          </m:rPr>
          <w:rPr>
            <w:rFonts w:ascii="Cambria Math" w:hAnsi="Cambria Math" w:cs="Arial"/>
          </w:rPr>
          <m:t>&lt;</m:t>
        </m:r>
        <m:r>
          <w:rPr>
            <w:rFonts w:ascii="Cambria Math" w:hAnsi="Cambria Math" w:cs="Arial"/>
          </w:rPr>
          <m:t>0.8</m:t>
        </m:r>
        <m:r>
          <m:rPr>
            <m:nor/>
          </m:rPr>
          <w:rPr>
            <w:rFonts w:ascii="Arial" w:hAnsi="Arial" w:cs="Arial"/>
          </w:rPr>
          <m:t xml:space="preserve"> nT</m:t>
        </m:r>
      </m:oMath>
      <w:r w:rsidRPr="00120151">
        <w:rPr>
          <w:rFonts w:ascii="Arial" w:hAnsi="Arial" w:cs="Arial"/>
        </w:rPr>
        <w:t>).</w:t>
      </w:r>
    </w:p>
    <w:p w14:paraId="1A96EB91" w14:textId="77777777" w:rsidR="002518D0" w:rsidRPr="00120151" w:rsidRDefault="00000000">
      <w:pPr>
        <w:pStyle w:val="Compact"/>
        <w:numPr>
          <w:ilvl w:val="0"/>
          <w:numId w:val="2"/>
        </w:numPr>
        <w:rPr>
          <w:rFonts w:ascii="Arial" w:hAnsi="Arial" w:cs="Arial"/>
        </w:rPr>
      </w:pPr>
      <w:r w:rsidRPr="00120151">
        <w:rPr>
          <w:rFonts w:ascii="Arial" w:hAnsi="Arial" w:cs="Arial"/>
        </w:rPr>
        <w:t>Hypomagnetic exposure suppresses seed germination capacity, decreasing total viable seedling counts.</w:t>
      </w:r>
    </w:p>
    <w:p w14:paraId="2AD7E072" w14:textId="77777777" w:rsidR="002518D0" w:rsidRPr="00120151" w:rsidRDefault="00000000">
      <w:pPr>
        <w:pStyle w:val="Compact"/>
        <w:numPr>
          <w:ilvl w:val="0"/>
          <w:numId w:val="2"/>
        </w:numPr>
        <w:rPr>
          <w:rFonts w:ascii="Arial" w:hAnsi="Arial" w:cs="Arial"/>
        </w:rPr>
      </w:pPr>
      <w:r w:rsidRPr="00120151">
        <w:rPr>
          <w:rFonts w:ascii="Arial" w:hAnsi="Arial" w:cs="Arial"/>
        </w:rPr>
        <w:t>Near-null fields delay emergence speed (</w:t>
      </w:r>
      <m:oMath>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oMath>
      <w:r w:rsidRPr="00120151">
        <w:rPr>
          <w:rFonts w:ascii="Arial" w:hAnsi="Arial" w:cs="Arial"/>
        </w:rPr>
        <w:t>), reducing early vegetative vigor and harvestable biomass.</w:t>
      </w:r>
    </w:p>
    <w:p w14:paraId="36CA518A" w14:textId="77777777" w:rsidR="002518D0" w:rsidRPr="00120151" w:rsidRDefault="00000000">
      <w:pPr>
        <w:pStyle w:val="Compact"/>
        <w:numPr>
          <w:ilvl w:val="0"/>
          <w:numId w:val="2"/>
        </w:numPr>
        <w:rPr>
          <w:rFonts w:ascii="Arial" w:hAnsi="Arial" w:cs="Arial"/>
        </w:rPr>
      </w:pPr>
      <w:r w:rsidRPr="00120151">
        <w:rPr>
          <w:rFonts w:ascii="Arial" w:hAnsi="Arial" w:cs="Arial"/>
        </w:rPr>
        <w:t>Cryptochrome-HY5 dysregulation represses chlorophyll and anthocyanin biosynthesis during greening.</w:t>
      </w:r>
    </w:p>
    <w:p w14:paraId="0AA6EE58" w14:textId="77777777" w:rsidR="002518D0" w:rsidRPr="00120151" w:rsidRDefault="00000000">
      <w:pPr>
        <w:pStyle w:val="Compact"/>
        <w:numPr>
          <w:ilvl w:val="0"/>
          <w:numId w:val="2"/>
        </w:numPr>
        <w:rPr>
          <w:rFonts w:ascii="Arial" w:hAnsi="Arial" w:cs="Arial"/>
        </w:rPr>
      </w:pPr>
      <w:r w:rsidRPr="00120151">
        <w:rPr>
          <w:rFonts w:ascii="Arial" w:hAnsi="Arial" w:cs="Arial"/>
        </w:rPr>
        <w:t xml:space="preserve">Hypomagnetic fields, radiation, and exploration atmospheres converge on the mitochondrial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r>
          <m:rPr>
            <m:nor/>
          </m:rPr>
          <w:rPr>
            <w:rFonts w:ascii="Arial" w:hAnsi="Arial" w:cs="Arial"/>
          </w:rPr>
          <m:t>–</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r>
          <m:rPr>
            <m:nor/>
          </m:rPr>
          <w:rPr>
            <w:rFonts w:ascii="Arial" w:hAnsi="Arial" w:cs="Arial"/>
          </w:rPr>
          <m:t>–ROS</m:t>
        </m:r>
      </m:oMath>
      <w:r w:rsidRPr="00120151">
        <w:rPr>
          <w:rFonts w:ascii="Arial" w:hAnsi="Arial" w:cs="Arial"/>
        </w:rPr>
        <w:t xml:space="preserve"> nexus.</w:t>
      </w:r>
    </w:p>
    <w:p w14:paraId="4112619D" w14:textId="77777777" w:rsidR="002518D0" w:rsidRPr="00120151" w:rsidRDefault="00000000">
      <w:pPr>
        <w:pStyle w:val="Compact"/>
        <w:numPr>
          <w:ilvl w:val="0"/>
          <w:numId w:val="2"/>
        </w:numPr>
        <w:rPr>
          <w:rFonts w:ascii="Arial" w:hAnsi="Arial" w:cs="Arial"/>
        </w:rPr>
      </w:pPr>
      <w:r w:rsidRPr="00120151">
        <w:rPr>
          <w:rFonts w:ascii="Arial" w:hAnsi="Arial" w:cs="Arial"/>
        </w:rPr>
        <w:t>Shared Alternative Oxidase (AOX) induction parallels human astronaut mitochondrial stress phenotypes.</w:t>
      </w:r>
    </w:p>
    <w:p w14:paraId="79378DFC" w14:textId="77777777" w:rsidR="002518D0" w:rsidRPr="00120151" w:rsidRDefault="00DF4F2A">
      <w:pPr>
        <w:rPr>
          <w:rFonts w:ascii="Arial" w:hAnsi="Arial" w:cs="Arial"/>
        </w:rPr>
      </w:pPr>
      <w:r>
        <w:rPr>
          <w:noProof/>
        </w:rPr>
        <mc:AlternateContent>
          <mc:Choice Requires="wps">
            <w:drawing>
              <wp:inline distT="0" distB="0" distL="0" distR="0" wp14:anchorId="0975115C" wp14:editId="4CB1B645">
                <wp:extent cx="5943600" cy="13970"/>
                <wp:effectExtent l="0" t="0" r="0" b="0"/>
                <wp:docPr id="746755562" name="Horizontal Lin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182F7BD"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634F0776" w14:textId="77777777" w:rsidR="002518D0" w:rsidRPr="00120151" w:rsidRDefault="00000000">
      <w:pPr>
        <w:pStyle w:val="Heading2"/>
        <w:rPr>
          <w:rFonts w:ascii="Arial" w:hAnsi="Arial" w:cs="Arial"/>
        </w:rPr>
      </w:pPr>
      <w:bookmarkStart w:id="4" w:name="_Toc244078820"/>
      <w:bookmarkStart w:id="5" w:name="abstract"/>
      <w:bookmarkEnd w:id="3"/>
      <w:r w:rsidRPr="00120151">
        <w:rPr>
          <w:rFonts w:ascii="Arial" w:hAnsi="Arial" w:cs="Arial"/>
        </w:rPr>
        <w:lastRenderedPageBreak/>
        <w:t>Abstract</w:t>
      </w:r>
      <w:bookmarkEnd w:id="4"/>
    </w:p>
    <w:p w14:paraId="69DE30ED" w14:textId="2C730BE1" w:rsidR="002518D0" w:rsidRPr="00120151" w:rsidRDefault="00000000">
      <w:pPr>
        <w:pStyle w:val="FirstParagraph"/>
        <w:rPr>
          <w:rFonts w:ascii="Arial" w:hAnsi="Arial" w:cs="Arial"/>
        </w:rPr>
      </w:pPr>
      <w:r w:rsidRPr="00120151">
        <w:rPr>
          <w:rFonts w:ascii="Arial" w:hAnsi="Arial" w:cs="Arial"/>
        </w:rPr>
        <w:t xml:space="preserve">Lunar surface agricultural payloads, such as NASA’s Lunar Effects on Agricultural Flora (LEAF) selected </w:t>
      </w:r>
      <w:ins w:id="6" w:author="Orourke, Aubrie E. (KSC-UBA00)" w:date="2026-10-28T12:03:00Z" w16du:dateUtc="2026-10-28T16:03:00Z">
        <w:r w:rsidR="00307107">
          <w:rPr>
            <w:rFonts w:ascii="Arial" w:hAnsi="Arial" w:cs="Arial"/>
          </w:rPr>
          <w:t>as a dep</w:t>
        </w:r>
      </w:ins>
      <w:ins w:id="7" w:author="Orourke, Aubrie E. (KSC-UBA00)" w:date="2026-10-28T12:04:00Z" w16du:dateUtc="2026-10-28T16:04:00Z">
        <w:r w:rsidR="00307107">
          <w:rPr>
            <w:rFonts w:ascii="Arial" w:hAnsi="Arial" w:cs="Arial"/>
          </w:rPr>
          <w:t>loyable instrument for Artemis lunar surface science</w:t>
        </w:r>
      </w:ins>
      <w:del w:id="8" w:author="Orourke, Aubrie E. (KSC-UBA00)" w:date="2026-10-28T12:03:00Z" w16du:dateUtc="2026-10-28T16:03:00Z">
        <w:r w:rsidRPr="00120151" w:rsidDel="00307107">
          <w:rPr>
            <w:rFonts w:ascii="Arial" w:hAnsi="Arial" w:cs="Arial"/>
          </w:rPr>
          <w:delText>for Artemis III</w:delText>
        </w:r>
      </w:del>
      <w:r w:rsidRPr="00120151">
        <w:rPr>
          <w:rFonts w:ascii="Arial" w:hAnsi="Arial" w:cs="Arial"/>
        </w:rPr>
        <w:t xml:space="preserve">, represent the foundational operational infrastructure for sustained human habitation beyond low Earth orbit (BLEO). While plant spaceflight architectures routinely control microgravity, partial gravity, ionizing radiation, lighting, and </w:t>
      </w:r>
      <w:del w:id="9" w:author="Orourke, Aubrie E. (KSC-UBA00)" w:date="2026-10-28T12:07:00Z" w16du:dateUtc="2026-10-28T16:07:00Z">
        <w:r w:rsidRPr="00120151" w:rsidDel="00307107">
          <w:rPr>
            <w:rFonts w:ascii="Arial" w:hAnsi="Arial" w:cs="Arial"/>
          </w:rPr>
          <w:delText xml:space="preserve">hypobaric </w:delText>
        </w:r>
      </w:del>
      <w:r w:rsidRPr="00120151">
        <w:rPr>
          <w:rFonts w:ascii="Arial" w:hAnsi="Arial" w:cs="Arial"/>
        </w:rPr>
        <w:t xml:space="preserve">atmosphere, the magnetic field environment at the biological volume is rarely characterized or controlled. Here, we evaluate the biological consequences of the Moon’s ambient near-null magnetic field (NNMF; typically </w:t>
      </w:r>
      <m:oMath>
        <m:r>
          <m:rPr>
            <m:sty m:val="p"/>
          </m:rPr>
          <w:rPr>
            <w:rFonts w:ascii="Cambria Math" w:hAnsi="Cambria Math" w:cs="Arial"/>
          </w:rPr>
          <m:t>&lt;</m:t>
        </m:r>
        <m:r>
          <w:rPr>
            <w:rFonts w:ascii="Cambria Math" w:hAnsi="Cambria Math" w:cs="Arial"/>
          </w:rPr>
          <m:t>0.5</m:t>
        </m:r>
        <m:r>
          <m:rPr>
            <m:nor/>
          </m:rPr>
          <w:rPr>
            <w:rFonts w:ascii="Arial" w:hAnsi="Arial" w:cs="Arial"/>
          </w:rPr>
          <m:t xml:space="preserve"> to </m:t>
        </m:r>
        <m:r>
          <w:rPr>
            <w:rFonts w:ascii="Cambria Math" w:hAnsi="Cambria Math" w:cs="Arial"/>
          </w:rPr>
          <m:t>1</m:t>
        </m:r>
        <m:r>
          <m:rPr>
            <m:nor/>
          </m:rPr>
          <w:rPr>
            <w:rFonts w:ascii="Arial" w:hAnsi="Arial" w:cs="Arial"/>
          </w:rPr>
          <m:t xml:space="preserve"> nT</m:t>
        </m:r>
      </m:oMath>
      <w:r w:rsidRPr="00120151">
        <w:rPr>
          <w:rFonts w:ascii="Arial" w:hAnsi="Arial" w:cs="Arial"/>
        </w:rPr>
        <w:t xml:space="preserve"> at Artemis candidate landing sites vs. </w:t>
      </w:r>
      <m:oMath>
        <m:r>
          <w:rPr>
            <w:rFonts w:ascii="Cambria Math" w:hAnsi="Cambria Math" w:cs="Arial"/>
          </w:rPr>
          <m:t>25</m:t>
        </m:r>
        <m:r>
          <m:rPr>
            <m:nor/>
          </m:rPr>
          <w:rPr>
            <w:rFonts w:ascii="Arial" w:hAnsi="Arial" w:cs="Arial"/>
          </w:rPr>
          <m:t>–</m:t>
        </m:r>
        <m:r>
          <w:rPr>
            <w:rFonts w:ascii="Cambria Math" w:hAnsi="Cambria Math" w:cs="Arial"/>
          </w:rPr>
          <m:t>65 μ</m:t>
        </m:r>
        <m:r>
          <m:rPr>
            <m:nor/>
          </m:rPr>
          <w:rPr>
            <w:rFonts w:ascii="Arial" w:hAnsi="Arial" w:cs="Arial"/>
          </w:rPr>
          <m:t>T</m:t>
        </m:r>
      </m:oMath>
      <w:r w:rsidRPr="00120151">
        <w:rPr>
          <w:rFonts w:ascii="Arial" w:hAnsi="Arial" w:cs="Arial"/>
        </w:rPr>
        <w:t xml:space="preserve"> on Earth). We </w:t>
      </w:r>
      <w:del w:id="10" w:author="Orourke, Aubrie E. (KSC-UBA00)" w:date="2026-10-28T12:08:00Z" w16du:dateUtc="2026-10-28T16:08:00Z">
        <w:r w:rsidRPr="00120151" w:rsidDel="00307107">
          <w:rPr>
            <w:rFonts w:ascii="Arial" w:hAnsi="Arial" w:cs="Arial"/>
          </w:rPr>
          <w:delText>re</w:delText>
        </w:r>
      </w:del>
      <w:r w:rsidRPr="00120151">
        <w:rPr>
          <w:rFonts w:ascii="Arial" w:hAnsi="Arial" w:cs="Arial"/>
        </w:rPr>
        <w:t>focus th</w:t>
      </w:r>
      <w:ins w:id="11" w:author="Orourke, Aubrie E. (KSC-UBA00)" w:date="2026-10-28T12:08:00Z" w16du:dateUtc="2026-10-28T16:08:00Z">
        <w:r w:rsidR="00307107">
          <w:rPr>
            <w:rFonts w:ascii="Arial" w:hAnsi="Arial" w:cs="Arial"/>
          </w:rPr>
          <w:t>is</w:t>
        </w:r>
      </w:ins>
      <w:del w:id="12" w:author="Orourke, Aubrie E. (KSC-UBA00)" w:date="2026-10-28T12:08:00Z" w16du:dateUtc="2026-10-28T16:08:00Z">
        <w:r w:rsidRPr="00120151" w:rsidDel="00307107">
          <w:rPr>
            <w:rFonts w:ascii="Arial" w:hAnsi="Arial" w:cs="Arial"/>
          </w:rPr>
          <w:delText>e</w:delText>
        </w:r>
      </w:del>
      <w:r w:rsidRPr="00120151">
        <w:rPr>
          <w:rFonts w:ascii="Arial" w:hAnsi="Arial" w:cs="Arial"/>
        </w:rPr>
        <w:t xml:space="preserve"> literature</w:t>
      </w:r>
      <w:ins w:id="13" w:author="Orourke, Aubrie E. (KSC-UBA00)" w:date="2026-10-28T12:08:00Z" w16du:dateUtc="2026-10-28T16:08:00Z">
        <w:r w:rsidR="00307107">
          <w:rPr>
            <w:rFonts w:ascii="Arial" w:hAnsi="Arial" w:cs="Arial"/>
          </w:rPr>
          <w:t xml:space="preserve"> review</w:t>
        </w:r>
      </w:ins>
      <w:r w:rsidRPr="00120151">
        <w:rPr>
          <w:rFonts w:ascii="Arial" w:hAnsi="Arial" w:cs="Arial"/>
        </w:rPr>
        <w:t xml:space="preserve"> on the first five days of growth (0–120 hours)</w:t>
      </w:r>
      <w:ins w:id="14" w:author="Orourke, Aubrie E. (KSC-UBA00)" w:date="2026-10-28T12:08:00Z" w16du:dateUtc="2026-10-28T16:08:00Z">
        <w:r w:rsidR="00307107">
          <w:rPr>
            <w:rFonts w:ascii="Arial" w:hAnsi="Arial" w:cs="Arial"/>
          </w:rPr>
          <w:t>,</w:t>
        </w:r>
      </w:ins>
      <w:r w:rsidR="00120151">
        <w:rPr>
          <w:rFonts w:ascii="Arial" w:hAnsi="Arial" w:cs="Arial"/>
        </w:rPr>
        <w:t xml:space="preserve"> </w:t>
      </w:r>
      <w:r w:rsidRPr="00120151">
        <w:rPr>
          <w:rFonts w:ascii="Arial" w:hAnsi="Arial" w:cs="Arial"/>
        </w:rPr>
        <w:t xml:space="preserve">the critical developmental bottleneck encompassing heterotrophic imbibition, peroxisomal reserve mobilization, radicle emergence, de-etiolation, and initial autotrophic establishment. Ground-based hypomagnetic simulations across crop and model species </w:t>
      </w:r>
      <w:ins w:id="15" w:author="Orourke, Aubrie E. (KSC-UBA00)" w:date="2026-10-28T12:09:00Z" w16du:dateUtc="2026-10-28T16:09:00Z">
        <w:r w:rsidR="00307107">
          <w:rPr>
            <w:rFonts w:ascii="Arial" w:hAnsi="Arial" w:cs="Arial"/>
          </w:rPr>
          <w:t xml:space="preserve">in the literature </w:t>
        </w:r>
      </w:ins>
      <w:r w:rsidRPr="00120151">
        <w:rPr>
          <w:rFonts w:ascii="Arial" w:hAnsi="Arial" w:cs="Arial"/>
        </w:rPr>
        <w:t xml:space="preserve">demonstrate that geomagnetic field removal: </w:t>
      </w:r>
      <w:commentRangeStart w:id="16"/>
      <w:r w:rsidRPr="00120151">
        <w:rPr>
          <w:rFonts w:ascii="Arial" w:hAnsi="Arial" w:cs="Arial"/>
        </w:rPr>
        <w:t>(1) suppresses germination capacity, lowering the total number of germinated seedlings; (2) delays emergence velocity (</w:t>
      </w:r>
      <m:oMath>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oMath>
      <w:r w:rsidRPr="00120151">
        <w:rPr>
          <w:rFonts w:ascii="Arial" w:hAnsi="Arial" w:cs="Arial"/>
        </w:rPr>
        <w:t xml:space="preserve"> lag of 12–36 h), dampening early seedling elongation and fresh biomass yields by 20–30%; (3) downregulates rate-limiting chlorophyll (</w:t>
      </w:r>
      <w:r w:rsidRPr="00120151">
        <w:rPr>
          <w:rFonts w:ascii="Arial" w:hAnsi="Arial" w:cs="Arial"/>
          <w:i/>
          <w:iCs/>
        </w:rPr>
        <w:t>HEMA1</w:t>
      </w:r>
      <w:r w:rsidRPr="00120151">
        <w:rPr>
          <w:rFonts w:ascii="Arial" w:hAnsi="Arial" w:cs="Arial"/>
        </w:rPr>
        <w:t xml:space="preserve">, </w:t>
      </w:r>
      <w:r w:rsidRPr="00120151">
        <w:rPr>
          <w:rFonts w:ascii="Arial" w:hAnsi="Arial" w:cs="Arial"/>
          <w:i/>
          <w:iCs/>
        </w:rPr>
        <w:t>CHLH</w:t>
      </w:r>
      <w:r w:rsidRPr="00120151">
        <w:rPr>
          <w:rFonts w:ascii="Arial" w:hAnsi="Arial" w:cs="Arial"/>
        </w:rPr>
        <w:t xml:space="preserve">, </w:t>
      </w:r>
      <w:r w:rsidRPr="00120151">
        <w:rPr>
          <w:rFonts w:ascii="Arial" w:hAnsi="Arial" w:cs="Arial"/>
          <w:i/>
          <w:iCs/>
        </w:rPr>
        <w:t>POR</w:t>
      </w:r>
      <w:r w:rsidRPr="00120151">
        <w:rPr>
          <w:rFonts w:ascii="Arial" w:hAnsi="Arial" w:cs="Arial"/>
        </w:rPr>
        <w:t>) and anthocyanin (</w:t>
      </w:r>
      <w:r w:rsidRPr="00120151">
        <w:rPr>
          <w:rFonts w:ascii="Arial" w:hAnsi="Arial" w:cs="Arial"/>
          <w:i/>
          <w:iCs/>
        </w:rPr>
        <w:t>CHS</w:t>
      </w:r>
      <w:r w:rsidRPr="00120151">
        <w:rPr>
          <w:rFonts w:ascii="Arial" w:hAnsi="Arial" w:cs="Arial"/>
        </w:rPr>
        <w:t xml:space="preserve">, </w:t>
      </w:r>
      <w:r w:rsidRPr="00120151">
        <w:rPr>
          <w:rFonts w:ascii="Arial" w:hAnsi="Arial" w:cs="Arial"/>
          <w:i/>
          <w:iCs/>
        </w:rPr>
        <w:t>CHI</w:t>
      </w:r>
      <w:r w:rsidRPr="00120151">
        <w:rPr>
          <w:rFonts w:ascii="Arial" w:hAnsi="Arial" w:cs="Arial"/>
        </w:rPr>
        <w:t xml:space="preserve">) biosynthetic genes through cryptochrome (CRY1/CRY2) and HY5 transcriptional signaling; and (4) engages a common bioenergetic stress response shared with ionizing radiation and exploration atmospheres (hypobaric </w:t>
      </w:r>
      <m:oMath>
        <m:r>
          <w:rPr>
            <w:rFonts w:ascii="Cambria Math" w:hAnsi="Cambria Math" w:cs="Arial"/>
          </w:rPr>
          <m:t>56.5</m:t>
        </m:r>
        <m:r>
          <m:rPr>
            <m:nor/>
          </m:rPr>
          <w:rPr>
            <w:rFonts w:ascii="Arial" w:hAnsi="Arial" w:cs="Arial"/>
          </w:rPr>
          <m:t xml:space="preserve"> kPa</m:t>
        </m:r>
        <m:r>
          <m:rPr>
            <m:sty m:val="p"/>
          </m:rPr>
          <w:rPr>
            <w:rFonts w:ascii="Cambria Math" w:hAnsi="Cambria Math" w:cs="Arial"/>
          </w:rPr>
          <m:t>/</m:t>
        </m:r>
        <m:r>
          <w:rPr>
            <w:rFonts w:ascii="Cambria Math" w:hAnsi="Cambria Math" w:cs="Arial"/>
          </w:rPr>
          <m:t>8.2</m:t>
        </m:r>
        <m:r>
          <m:rPr>
            <m:nor/>
          </m:rPr>
          <w:rPr>
            <w:rFonts w:ascii="Arial" w:hAnsi="Arial" w:cs="Arial"/>
          </w:rPr>
          <m:t xml:space="preserve"> psia</m:t>
        </m:r>
      </m:oMath>
      <w:r w:rsidRPr="00120151">
        <w:rPr>
          <w:rFonts w:ascii="Arial" w:hAnsi="Arial" w:cs="Arial"/>
        </w:rPr>
        <w:t xml:space="preserve">, </w:t>
      </w:r>
      <m:oMath>
        <m:r>
          <w:rPr>
            <w:rFonts w:ascii="Cambria Math" w:hAnsi="Cambria Math" w:cs="Arial"/>
          </w:rPr>
          <m:t>34</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xml:space="preserve">, elevated </w:t>
      </w:r>
      <m:oMath>
        <m:r>
          <w:rPr>
            <w:rFonts w:ascii="Cambria Math" w:hAnsi="Cambria Math" w:cs="Arial"/>
          </w:rPr>
          <m:t>1200</m:t>
        </m:r>
        <m:r>
          <m:rPr>
            <m:nor/>
          </m:rPr>
          <w:rPr>
            <w:rFonts w:ascii="Arial" w:hAnsi="Arial" w:cs="Arial"/>
          </w:rPr>
          <m:t>–</m:t>
        </m:r>
        <m:r>
          <w:rPr>
            <w:rFonts w:ascii="Cambria Math" w:hAnsi="Cambria Math" w:cs="Arial"/>
          </w:rPr>
          <m:t>3000</m:t>
        </m:r>
        <m:sSub>
          <m:sSubPr>
            <m:ctrlPr>
              <w:rPr>
                <w:rFonts w:ascii="Cambria Math" w:hAnsi="Cambria Math" w:cs="Arial"/>
              </w:rPr>
            </m:ctrlPr>
          </m:sSubPr>
          <m:e>
            <m:r>
              <m:rPr>
                <m:nor/>
              </m:rPr>
              <w:rPr>
                <w:rFonts w:ascii="Arial" w:hAnsi="Arial" w:cs="Arial"/>
              </w:rPr>
              <m:t xml:space="preserve"> ppm CO</m:t>
            </m:r>
          </m:e>
          <m:sub>
            <m:r>
              <w:rPr>
                <w:rFonts w:ascii="Cambria Math" w:hAnsi="Cambria Math" w:cs="Arial"/>
              </w:rPr>
              <m:t>2</m:t>
            </m:r>
          </m:sub>
        </m:sSub>
      </m:oMath>
      <w:r w:rsidRPr="00120151">
        <w:rPr>
          <w:rFonts w:ascii="Arial" w:hAnsi="Arial" w:cs="Arial"/>
        </w:rPr>
        <w:t xml:space="preserve">). </w:t>
      </w:r>
      <w:commentRangeEnd w:id="16"/>
      <w:r w:rsidR="00307107" w:rsidRPr="00120151">
        <w:rPr>
          <w:rStyle w:val="CommentReference"/>
          <w:rFonts w:ascii="Arial" w:hAnsi="Arial" w:cs="Arial"/>
          <w:sz w:val="24"/>
          <w:szCs w:val="24"/>
        </w:rPr>
        <w:commentReference w:id="16"/>
      </w:r>
      <w:r w:rsidRPr="00120151">
        <w:rPr>
          <w:rFonts w:ascii="Arial" w:hAnsi="Arial" w:cs="Arial"/>
        </w:rPr>
        <w:t xml:space="preserve">Specifically, </w:t>
      </w:r>
      <w:commentRangeStart w:id="17"/>
      <w:r w:rsidRPr="00120151">
        <w:rPr>
          <w:rFonts w:ascii="Arial" w:hAnsi="Arial" w:cs="Arial"/>
        </w:rPr>
        <w:t xml:space="preserve">we show </w:t>
      </w:r>
      <w:commentRangeEnd w:id="17"/>
      <w:r w:rsidR="00307107">
        <w:rPr>
          <w:rStyle w:val="CommentReference"/>
          <w:rFonts w:ascii="Arial" w:hAnsi="Arial" w:cs="Arial"/>
          <w:sz w:val="24"/>
          <w:szCs w:val="24"/>
        </w:rPr>
        <w:commentReference w:id="17"/>
      </w:r>
      <w:ins w:id="18" w:author="Orourke, Aubrie E. (KSC-UBA00)" w:date="2026-10-28T12:11:00Z" w16du:dateUtc="2026-10-28T16:11:00Z">
        <w:r w:rsidR="00307107">
          <w:rPr>
            <w:rFonts w:ascii="Arial" w:hAnsi="Arial" w:cs="Arial"/>
          </w:rPr>
          <w:t xml:space="preserve">using #named program# </w:t>
        </w:r>
      </w:ins>
      <w:r w:rsidRPr="00120151">
        <w:rPr>
          <w:rFonts w:ascii="Arial" w:hAnsi="Arial" w:cs="Arial"/>
        </w:rPr>
        <w:t xml:space="preserve">that near-null fields modulate the organellar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r>
          <m:rPr>
            <m:sty m:val="p"/>
          </m:rPr>
          <w:rPr>
            <w:rFonts w:ascii="Cambria Math" w:hAnsi="Cambria Math" w:cs="Arial"/>
          </w:rPr>
          <m:t>↔</m:t>
        </m:r>
        <m:r>
          <m:rPr>
            <m:nor/>
          </m:rPr>
          <w:rPr>
            <w:rFonts w:ascii="Arial" w:hAnsi="Arial" w:cs="Arial"/>
          </w:rPr>
          <m:t>ROS</m:t>
        </m:r>
      </m:oMath>
      <w:r w:rsidRPr="00120151">
        <w:rPr>
          <w:rFonts w:ascii="Arial" w:hAnsi="Arial" w:cs="Arial"/>
        </w:rPr>
        <w:t xml:space="preserve"> equilibrium, converging with low-dose radiation on mitochondrial Alternative Oxidase (</w:t>
      </w:r>
      <w:r w:rsidRPr="00120151">
        <w:rPr>
          <w:rFonts w:ascii="Arial" w:hAnsi="Arial" w:cs="Arial"/>
          <w:i/>
          <w:iCs/>
        </w:rPr>
        <w:t>AOX1D</w:t>
      </w:r>
      <w:r w:rsidRPr="00120151">
        <w:rPr>
          <w:rFonts w:ascii="Arial" w:hAnsi="Arial" w:cs="Arial"/>
        </w:rPr>
        <w:t>) and Catalase (</w:t>
      </w:r>
      <w:r w:rsidRPr="00120151">
        <w:rPr>
          <w:rFonts w:ascii="Arial" w:hAnsi="Arial" w:cs="Arial"/>
          <w:i/>
          <w:iCs/>
        </w:rPr>
        <w:t>CAT3</w:t>
      </w:r>
      <w:r w:rsidRPr="00120151">
        <w:rPr>
          <w:rFonts w:ascii="Arial" w:hAnsi="Arial" w:cs="Arial"/>
        </w:rPr>
        <w:t xml:space="preserve">) to buffer excessive electron leakage. Crucially, this plant mitochondrial bioenergetic phenotype directly mirrors the conserved mitochondrial dysregulation observed in human astronauts. Finally, we formulate an </w:t>
      </w:r>
      <w:commentRangeStart w:id="19"/>
      <w:r w:rsidRPr="00120151">
        <w:rPr>
          <w:rFonts w:ascii="Arial" w:hAnsi="Arial" w:cs="Arial"/>
        </w:rPr>
        <w:t xml:space="preserve">empirical flight risk-retirement framework </w:t>
      </w:r>
      <w:commentRangeEnd w:id="19"/>
      <w:r w:rsidR="00307107" w:rsidRPr="00120151">
        <w:rPr>
          <w:rStyle w:val="CommentReference"/>
          <w:rFonts w:ascii="Arial" w:hAnsi="Arial" w:cs="Arial"/>
          <w:sz w:val="24"/>
          <w:szCs w:val="24"/>
        </w:rPr>
        <w:commentReference w:id="19"/>
      </w:r>
      <w:r w:rsidRPr="00120151">
        <w:rPr>
          <w:rFonts w:ascii="Arial" w:hAnsi="Arial" w:cs="Arial"/>
        </w:rPr>
        <w:t>incorporating sample-level 3-axis fluxgate telemetry, matched-current bifilar sham controls, active causal rescue (</w:t>
      </w:r>
      <m:oMath>
        <m:r>
          <w:rPr>
            <w:rFonts w:ascii="Cambria Math" w:hAnsi="Cambria Math" w:cs="Arial"/>
          </w:rPr>
          <m:t>40</m:t>
        </m:r>
        <m:r>
          <m:rPr>
            <m:nor/>
          </m:rPr>
          <w:rPr>
            <w:rFonts w:ascii="Arial" w:hAnsi="Arial" w:cs="Arial"/>
          </w:rPr>
          <m:t>–</m:t>
        </m:r>
        <m:r>
          <w:rPr>
            <w:rFonts w:ascii="Cambria Math" w:hAnsi="Cambria Math" w:cs="Arial"/>
          </w:rPr>
          <m:t>50 μ</m:t>
        </m:r>
        <m:r>
          <m:rPr>
            <m:nor/>
          </m:rPr>
          <w:rPr>
            <w:rFonts w:ascii="Arial" w:hAnsi="Arial" w:cs="Arial"/>
          </w:rPr>
          <m:t>T</m:t>
        </m:r>
      </m:oMath>
      <w:r w:rsidRPr="00120151">
        <w:rPr>
          <w:rFonts w:ascii="Arial" w:hAnsi="Arial" w:cs="Arial"/>
        </w:rPr>
        <w:t xml:space="preserve"> vector re-application), and </w:t>
      </w:r>
      <w:commentRangeStart w:id="20"/>
      <w:r w:rsidRPr="00120151">
        <w:rPr>
          <w:rFonts w:ascii="Arial" w:hAnsi="Arial" w:cs="Arial"/>
        </w:rPr>
        <w:t xml:space="preserve">predeclared operational flight decision </w:t>
      </w:r>
      <w:commentRangeEnd w:id="20"/>
      <w:r w:rsidR="009C03FA" w:rsidRPr="00120151">
        <w:rPr>
          <w:rStyle w:val="CommentReference"/>
          <w:rFonts w:ascii="Arial" w:hAnsi="Arial" w:cs="Arial"/>
          <w:sz w:val="24"/>
          <w:szCs w:val="24"/>
        </w:rPr>
        <w:commentReference w:id="20"/>
      </w:r>
      <w:r w:rsidRPr="00120151">
        <w:rPr>
          <w:rFonts w:ascii="Arial" w:hAnsi="Arial" w:cs="Arial"/>
        </w:rPr>
        <w:t>gates to secure agricultural productivity on the lunar surface.</w:t>
      </w:r>
    </w:p>
    <w:p w14:paraId="0C07E5FE" w14:textId="77777777" w:rsidR="002518D0" w:rsidRPr="00120151" w:rsidRDefault="00000000">
      <w:pPr>
        <w:pStyle w:val="BodyText"/>
        <w:rPr>
          <w:rFonts w:ascii="Arial" w:hAnsi="Arial" w:cs="Arial"/>
        </w:rPr>
      </w:pPr>
      <w:r w:rsidRPr="00120151">
        <w:rPr>
          <w:rFonts w:ascii="Arial" w:hAnsi="Arial" w:cs="Arial"/>
          <w:b/>
          <w:bCs/>
        </w:rPr>
        <w:t>Keywords:</w:t>
      </w:r>
      <w:r w:rsidRPr="00120151">
        <w:rPr>
          <w:rFonts w:ascii="Arial" w:hAnsi="Arial" w:cs="Arial"/>
        </w:rPr>
        <w:t xml:space="preserve"> Lunar plant biology; Near-null magnetic field (NNMF); Hypomagnetic field (HMF); Seed germination; Artemis LEAF payload; Mitochondrial bioenergetics; Reactive oxygen species (ROS); Exploration atmosphere; Alternative oxidase (AOX).</w:t>
      </w:r>
    </w:p>
    <w:p w14:paraId="260EF859" w14:textId="77777777" w:rsidR="002518D0" w:rsidRPr="00120151" w:rsidRDefault="00DF4F2A">
      <w:pPr>
        <w:rPr>
          <w:rFonts w:ascii="Arial" w:hAnsi="Arial" w:cs="Arial"/>
        </w:rPr>
      </w:pPr>
      <w:r>
        <w:rPr>
          <w:noProof/>
        </w:rPr>
        <mc:AlternateContent>
          <mc:Choice Requires="wps">
            <w:drawing>
              <wp:inline distT="0" distB="0" distL="0" distR="0" wp14:anchorId="6F6F59B3" wp14:editId="735B6421">
                <wp:extent cx="5943600" cy="13970"/>
                <wp:effectExtent l="0" t="0" r="0" b="0"/>
                <wp:docPr id="2058691580"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9311DB4" id="Horizontal Lin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2D1620E9" w14:textId="77777777" w:rsidR="00120151" w:rsidRDefault="00120151">
      <w:pPr>
        <w:rPr>
          <w:rFonts w:ascii="Arial" w:eastAsiaTheme="majorEastAsia" w:hAnsi="Arial" w:cs="Arial"/>
          <w:color w:val="0F4761" w:themeColor="accent1" w:themeShade="BF"/>
          <w:sz w:val="32"/>
          <w:szCs w:val="32"/>
        </w:rPr>
      </w:pPr>
      <w:bookmarkStart w:id="21" w:name="_Toc244078821"/>
      <w:bookmarkStart w:id="22" w:name="X47f3fd7034080f7548807771aae3e98492dafa0"/>
      <w:bookmarkEnd w:id="5"/>
      <w:r>
        <w:rPr>
          <w:rFonts w:ascii="Arial" w:hAnsi="Arial" w:cs="Arial"/>
        </w:rPr>
        <w:br w:type="page"/>
      </w:r>
    </w:p>
    <w:p w14:paraId="275A3537" w14:textId="664CD862" w:rsidR="002518D0" w:rsidRPr="00120151" w:rsidRDefault="00000000">
      <w:pPr>
        <w:pStyle w:val="Heading2"/>
        <w:rPr>
          <w:rFonts w:ascii="Arial" w:hAnsi="Arial" w:cs="Arial"/>
        </w:rPr>
      </w:pPr>
      <w:r w:rsidRPr="00120151">
        <w:rPr>
          <w:rFonts w:ascii="Arial" w:hAnsi="Arial" w:cs="Arial"/>
        </w:rPr>
        <w:lastRenderedPageBreak/>
        <w:t>1. Introduction: The Lunar Magnetic Environment &amp; The “Missing Variable” in Space Biology</w:t>
      </w:r>
      <w:bookmarkEnd w:id="21"/>
    </w:p>
    <w:p w14:paraId="4AB85260" w14:textId="225BAB94" w:rsidR="002518D0" w:rsidRPr="00120151" w:rsidRDefault="00000000">
      <w:pPr>
        <w:pStyle w:val="FirstParagraph"/>
        <w:rPr>
          <w:rFonts w:ascii="Arial" w:hAnsi="Arial" w:cs="Arial"/>
        </w:rPr>
      </w:pPr>
      <w:r w:rsidRPr="00120151">
        <w:rPr>
          <w:rFonts w:ascii="Arial" w:hAnsi="Arial" w:cs="Arial"/>
        </w:rPr>
        <w:t xml:space="preserve">Bioregenerative Life Support Systems (BLSS) and autonomous plant growth chambers are recognized as </w:t>
      </w:r>
      <w:del w:id="23" w:author="Orourke, Aubrie E. (KSC-UBA00)" w:date="2026-10-28T12:25:00Z" w16du:dateUtc="2026-10-28T16:25:00Z">
        <w:r w:rsidRPr="00120151" w:rsidDel="00501C28">
          <w:rPr>
            <w:rFonts w:ascii="Arial" w:hAnsi="Arial" w:cs="Arial"/>
          </w:rPr>
          <w:delText xml:space="preserve">non-negotiable </w:delText>
        </w:r>
      </w:del>
      <w:r w:rsidRPr="00120151">
        <w:rPr>
          <w:rFonts w:ascii="Arial" w:hAnsi="Arial" w:cs="Arial"/>
        </w:rPr>
        <w:t>operational infrastructure for long-duration human exploration of the Moon and Mars [1–3]. Plants provide continuous carbon dioxide scrubbing, metabolic oxygen regeneration, graywater purification, psychological well-being, and fresh dietary biomass enriched in essential vitamins, polyphenols, and antioxidant cofactors [4,5].</w:t>
      </w:r>
      <w:del w:id="24" w:author="Orourke, Aubrie E. (KSC-UBA00)" w:date="2026-10-28T12:25:00Z" w16du:dateUtc="2026-10-28T16:25:00Z">
        <w:r w:rsidRPr="00120151" w:rsidDel="00501C28">
          <w:rPr>
            <w:rFonts w:ascii="Arial" w:hAnsi="Arial" w:cs="Arial"/>
          </w:rPr>
          <w:delText xml:space="preserve"> Recognizing this operational imperative</w:delText>
        </w:r>
      </w:del>
      <w:r w:rsidRPr="00120151">
        <w:rPr>
          <w:rFonts w:ascii="Arial" w:hAnsi="Arial" w:cs="Arial"/>
        </w:rPr>
        <w:t>, NASA selected the Lunar Effects on Agricultural Flora (LEAF) investigation as one of the initial deployed surface payloads for</w:t>
      </w:r>
      <w:ins w:id="25" w:author="Orourke, Aubrie E. (KSC-UBA00)" w:date="2026-10-28T12:26:00Z" w16du:dateUtc="2026-10-28T16:26:00Z">
        <w:r w:rsidR="00501C28">
          <w:rPr>
            <w:rFonts w:ascii="Arial" w:hAnsi="Arial" w:cs="Arial"/>
          </w:rPr>
          <w:t xml:space="preserve"> a</w:t>
        </w:r>
      </w:ins>
      <w:del w:id="26" w:author="Orourke, Aubrie E. (KSC-UBA00)" w:date="2026-10-28T12:26:00Z" w16du:dateUtc="2026-10-28T16:26:00Z">
        <w:r w:rsidRPr="00120151" w:rsidDel="00501C28">
          <w:rPr>
            <w:rFonts w:ascii="Arial" w:hAnsi="Arial" w:cs="Arial"/>
          </w:rPr>
          <w:delText xml:space="preserve"> the</w:delText>
        </w:r>
      </w:del>
      <w:r w:rsidRPr="00120151">
        <w:rPr>
          <w:rFonts w:ascii="Arial" w:hAnsi="Arial" w:cs="Arial"/>
        </w:rPr>
        <w:t xml:space="preserve"> Artemis </w:t>
      </w:r>
      <w:ins w:id="27" w:author="Orourke, Aubrie E. (KSC-UBA00)" w:date="2026-10-28T12:25:00Z" w16du:dateUtc="2026-10-28T16:25:00Z">
        <w:r w:rsidR="00501C28">
          <w:rPr>
            <w:rFonts w:ascii="Arial" w:hAnsi="Arial" w:cs="Arial"/>
          </w:rPr>
          <w:t>surface science miss</w:t>
        </w:r>
      </w:ins>
      <w:ins w:id="28" w:author="Orourke, Aubrie E. (KSC-UBA00)" w:date="2026-10-28T12:26:00Z" w16du:dateUtc="2026-10-28T16:26:00Z">
        <w:r w:rsidR="00501C28">
          <w:rPr>
            <w:rFonts w:ascii="Arial" w:hAnsi="Arial" w:cs="Arial"/>
          </w:rPr>
          <w:t>ion</w:t>
        </w:r>
      </w:ins>
      <w:del w:id="29" w:author="Orourke, Aubrie E. (KSC-UBA00)" w:date="2026-10-28T12:25:00Z" w16du:dateUtc="2026-10-28T16:25:00Z">
        <w:r w:rsidRPr="00120151" w:rsidDel="00501C28">
          <w:rPr>
            <w:rFonts w:ascii="Arial" w:hAnsi="Arial" w:cs="Arial"/>
          </w:rPr>
          <w:delText>III</w:delText>
        </w:r>
      </w:del>
      <w:r w:rsidRPr="00120151">
        <w:rPr>
          <w:rFonts w:ascii="Arial" w:hAnsi="Arial" w:cs="Arial"/>
        </w:rPr>
        <w:t xml:space="preserve"> </w:t>
      </w:r>
      <w:del w:id="30" w:author="Orourke, Aubrie E. (KSC-UBA00)" w:date="2026-10-28T12:26:00Z" w16du:dateUtc="2026-10-28T16:26:00Z">
        <w:r w:rsidRPr="00120151" w:rsidDel="00501C28">
          <w:rPr>
            <w:rFonts w:ascii="Arial" w:hAnsi="Arial" w:cs="Arial"/>
          </w:rPr>
          <w:delText xml:space="preserve">crewed mission </w:delText>
        </w:r>
      </w:del>
      <w:r w:rsidRPr="00120151">
        <w:rPr>
          <w:rFonts w:ascii="Arial" w:hAnsi="Arial" w:cs="Arial"/>
        </w:rPr>
        <w:t>to the lunar South Pole [1,6].</w:t>
      </w:r>
    </w:p>
    <w:p w14:paraId="1C3D0D16" w14:textId="38F0D0B0" w:rsidR="002518D0" w:rsidRPr="00120151" w:rsidRDefault="00501C28">
      <w:pPr>
        <w:pStyle w:val="BodyText"/>
        <w:rPr>
          <w:rFonts w:ascii="Arial" w:hAnsi="Arial" w:cs="Arial"/>
        </w:rPr>
      </w:pPr>
      <w:ins w:id="31" w:author="Orourke, Aubrie E. (KSC-UBA00)" w:date="2026-10-28T12:26:00Z" w16du:dateUtc="2026-10-28T16:26:00Z">
        <w:r>
          <w:rPr>
            <w:rFonts w:ascii="Arial" w:hAnsi="Arial" w:cs="Arial"/>
          </w:rPr>
          <w:t xml:space="preserve">Spanning </w:t>
        </w:r>
      </w:ins>
      <w:del w:id="32" w:author="Orourke, Aubrie E. (KSC-UBA00)" w:date="2026-10-28T12:26:00Z" w16du:dateUtc="2026-10-28T16:26:00Z">
        <w:r w:rsidR="00000000" w:rsidRPr="00120151" w:rsidDel="00501C28">
          <w:rPr>
            <w:rFonts w:ascii="Arial" w:hAnsi="Arial" w:cs="Arial"/>
          </w:rPr>
          <w:delText xml:space="preserve">For over </w:delText>
        </w:r>
      </w:del>
      <w:r w:rsidR="00000000" w:rsidRPr="00120151">
        <w:rPr>
          <w:rFonts w:ascii="Arial" w:hAnsi="Arial" w:cs="Arial"/>
        </w:rPr>
        <w:t xml:space="preserve">six decades, space plant biology has systematically focused on a recognized suite of physical stressors: altered gravitational acceleration (microgravity in transit, </w:t>
      </w:r>
      <m:oMath>
        <m:r>
          <w:rPr>
            <w:rFonts w:ascii="Cambria Math" w:hAnsi="Cambria Math" w:cs="Arial"/>
          </w:rPr>
          <m:t>0.166 g</m:t>
        </m:r>
      </m:oMath>
      <w:r w:rsidR="00000000" w:rsidRPr="00120151">
        <w:rPr>
          <w:rFonts w:ascii="Arial" w:hAnsi="Arial" w:cs="Arial"/>
        </w:rPr>
        <w:t xml:space="preserve"> on the Moon, </w:t>
      </w:r>
      <m:oMath>
        <m:r>
          <w:rPr>
            <w:rFonts w:ascii="Cambria Math" w:hAnsi="Cambria Math" w:cs="Arial"/>
          </w:rPr>
          <m:t>0.38 g</m:t>
        </m:r>
      </m:oMath>
      <w:r w:rsidR="00000000" w:rsidRPr="00120151">
        <w:rPr>
          <w:rFonts w:ascii="Arial" w:hAnsi="Arial" w:cs="Arial"/>
        </w:rPr>
        <w:t xml:space="preserve"> on Mars), acute and chronic space radiation (Galactic Cosmic Radiation [GCR] and Solar Particle Events [SPE]), fluidic transport and root-zone hypoxia in porous media, elevated carbon dioxide levels (</w:t>
      </w:r>
      <m:oMath>
        <m:r>
          <w:rPr>
            <w:rFonts w:ascii="Cambria Math" w:hAnsi="Cambria Math" w:cs="Arial"/>
          </w:rPr>
          <m:t>1000</m:t>
        </m:r>
        <m:r>
          <m:rPr>
            <m:nor/>
          </m:rPr>
          <w:rPr>
            <w:rFonts w:ascii="Arial" w:hAnsi="Arial" w:cs="Arial"/>
          </w:rPr>
          <m:t>–</m:t>
        </m:r>
        <m:r>
          <w:rPr>
            <w:rFonts w:ascii="Cambria Math" w:hAnsi="Cambria Math" w:cs="Arial"/>
          </w:rPr>
          <m:t>4000</m:t>
        </m:r>
        <m:r>
          <m:rPr>
            <m:nor/>
          </m:rPr>
          <w:rPr>
            <w:rFonts w:ascii="Arial" w:hAnsi="Arial" w:cs="Arial"/>
          </w:rPr>
          <m:t xml:space="preserve"> ppm</m:t>
        </m:r>
      </m:oMath>
      <w:r w:rsidR="00000000" w:rsidRPr="00120151">
        <w:rPr>
          <w:rFonts w:ascii="Arial" w:hAnsi="Arial" w:cs="Arial"/>
        </w:rPr>
        <w:t>), hypobaric atmospheric pressures (</w:t>
      </w:r>
      <m:oMath>
        <m:r>
          <w:rPr>
            <w:rFonts w:ascii="Cambria Math" w:hAnsi="Cambria Math" w:cs="Arial"/>
          </w:rPr>
          <m:t>56.5</m:t>
        </m:r>
        <m:r>
          <m:rPr>
            <m:nor/>
          </m:rPr>
          <w:rPr>
            <w:rFonts w:ascii="Arial" w:hAnsi="Arial" w:cs="Arial"/>
          </w:rPr>
          <m:t xml:space="preserve"> kPa</m:t>
        </m:r>
        <m:r>
          <m:rPr>
            <m:sty m:val="p"/>
          </m:rPr>
          <w:rPr>
            <w:rFonts w:ascii="Cambria Math" w:hAnsi="Cambria Math" w:cs="Arial"/>
          </w:rPr>
          <m:t>/</m:t>
        </m:r>
        <m:r>
          <w:rPr>
            <w:rFonts w:ascii="Cambria Math" w:hAnsi="Cambria Math" w:cs="Arial"/>
          </w:rPr>
          <m:t>8.2</m:t>
        </m:r>
        <m:r>
          <m:rPr>
            <m:nor/>
          </m:rPr>
          <w:rPr>
            <w:rFonts w:ascii="Arial" w:hAnsi="Arial" w:cs="Arial"/>
          </w:rPr>
          <m:t xml:space="preserve"> psia</m:t>
        </m:r>
      </m:oMath>
      <w:r w:rsidR="00000000" w:rsidRPr="00120151">
        <w:rPr>
          <w:rFonts w:ascii="Arial" w:hAnsi="Arial" w:cs="Arial"/>
        </w:rPr>
        <w:t xml:space="preserve"> to </w:t>
      </w:r>
      <m:oMath>
        <m:r>
          <w:rPr>
            <w:rFonts w:ascii="Cambria Math" w:hAnsi="Cambria Math" w:cs="Arial"/>
          </w:rPr>
          <m:t>34</m:t>
        </m:r>
        <m:r>
          <m:rPr>
            <m:nor/>
          </m:rPr>
          <w:rPr>
            <w:rFonts w:ascii="Arial" w:hAnsi="Arial" w:cs="Arial"/>
          </w:rPr>
          <m:t xml:space="preserve"> kPa</m:t>
        </m:r>
      </m:oMath>
      <w:r w:rsidR="00000000" w:rsidRPr="00120151">
        <w:rPr>
          <w:rFonts w:ascii="Arial" w:hAnsi="Arial" w:cs="Arial"/>
        </w:rPr>
        <w:t>), and narrow-spectrum solid-state LED illumination [7–9].</w:t>
      </w:r>
    </w:p>
    <w:p w14:paraId="6D2BC128" w14:textId="087BD2B8" w:rsidR="002518D0" w:rsidRDefault="00501C28">
      <w:pPr>
        <w:pStyle w:val="BodyText"/>
        <w:rPr>
          <w:ins w:id="33" w:author="Orourke, Aubrie E. (KSC-UBA00)" w:date="2026-10-28T12:37:00Z" w16du:dateUtc="2026-10-28T16:37:00Z"/>
          <w:rFonts w:ascii="Arial" w:hAnsi="Arial" w:cs="Arial"/>
        </w:rPr>
      </w:pPr>
      <w:ins w:id="34" w:author="Orourke, Aubrie E. (KSC-UBA00)" w:date="2026-10-28T12:27:00Z" w16du:dateUtc="2026-10-28T16:27:00Z">
        <w:r>
          <w:rPr>
            <w:rFonts w:ascii="Arial" w:hAnsi="Arial" w:cs="Arial"/>
          </w:rPr>
          <w:t>However</w:t>
        </w:r>
      </w:ins>
      <w:del w:id="35" w:author="Orourke, Aubrie E. (KSC-UBA00)" w:date="2026-10-28T12:27:00Z" w16du:dateUtc="2026-10-28T16:27:00Z">
        <w:r w:rsidR="00000000" w:rsidRPr="00120151" w:rsidDel="00501C28">
          <w:rPr>
            <w:rFonts w:ascii="Arial" w:hAnsi="Arial" w:cs="Arial"/>
          </w:rPr>
          <w:delText>In stark contrast</w:delText>
        </w:r>
      </w:del>
      <w:r w:rsidR="00000000" w:rsidRPr="00120151">
        <w:rPr>
          <w:rFonts w:ascii="Arial" w:hAnsi="Arial" w:cs="Arial"/>
        </w:rPr>
        <w:t>, the local magnetic field vector within the biological specimen volume</w:t>
      </w:r>
      <w:ins w:id="36" w:author="Orourke, Aubrie E. (KSC-UBA00)" w:date="2026-10-28T12:27:00Z" w16du:dateUtc="2026-10-28T16:27:00Z">
        <w:r>
          <w:rPr>
            <w:rFonts w:ascii="Arial" w:hAnsi="Arial" w:cs="Arial"/>
          </w:rPr>
          <w:t xml:space="preserve"> is only begin</w:t>
        </w:r>
      </w:ins>
      <w:ins w:id="37" w:author="Orourke, Aubrie E. (KSC-UBA00)" w:date="2026-10-28T12:28:00Z" w16du:dateUtc="2026-10-28T16:28:00Z">
        <w:r>
          <w:rPr>
            <w:rFonts w:ascii="Arial" w:hAnsi="Arial" w:cs="Arial"/>
          </w:rPr>
          <w:t xml:space="preserve">ning to </w:t>
        </w:r>
      </w:ins>
      <w:del w:id="38" w:author="Orourke, Aubrie E. (KSC-UBA00)" w:date="2026-10-28T12:27:00Z" w16du:dateUtc="2026-10-28T16:27:00Z">
        <w:r w:rsidR="00000000" w:rsidRPr="00120151" w:rsidDel="00501C28">
          <w:rPr>
            <w:rFonts w:ascii="Arial" w:hAnsi="Arial" w:cs="Arial"/>
          </w:rPr>
          <w:delText xml:space="preserve"> has virtually never </w:delText>
        </w:r>
      </w:del>
      <w:r w:rsidR="00000000" w:rsidRPr="00120151">
        <w:rPr>
          <w:rFonts w:ascii="Arial" w:hAnsi="Arial" w:cs="Arial"/>
        </w:rPr>
        <w:t>be</w:t>
      </w:r>
      <w:del w:id="39" w:author="Orourke, Aubrie E. (KSC-UBA00)" w:date="2026-10-28T12:28:00Z" w16du:dateUtc="2026-10-28T16:28:00Z">
        <w:r w:rsidR="00000000" w:rsidRPr="00120151" w:rsidDel="00501C28">
          <w:rPr>
            <w:rFonts w:ascii="Arial" w:hAnsi="Arial" w:cs="Arial"/>
          </w:rPr>
          <w:delText>en</w:delText>
        </w:r>
      </w:del>
      <w:r w:rsidR="00000000" w:rsidRPr="00120151">
        <w:rPr>
          <w:rFonts w:ascii="Arial" w:hAnsi="Arial" w:cs="Arial"/>
        </w:rPr>
        <w:t xml:space="preserve"> treated as a primary experimental or operational design variable [10–12]. On Earth and in low Earth orbit (LEO, e.g., aboard the International Space Station), biological organisms develop entirely within the protection of the terrestrial dipolar geomagnetic field (GMF), spanning approximately </w:t>
      </w:r>
      <m:oMath>
        <m:r>
          <w:rPr>
            <w:rFonts w:ascii="Cambria Math" w:hAnsi="Cambria Math" w:cs="Arial"/>
          </w:rPr>
          <m:t>25</m:t>
        </m:r>
        <m:r>
          <m:rPr>
            <m:nor/>
          </m:rPr>
          <w:rPr>
            <w:rFonts w:ascii="Arial" w:hAnsi="Arial" w:cs="Arial"/>
          </w:rPr>
          <m:t>–</m:t>
        </m:r>
        <m:r>
          <w:rPr>
            <w:rFonts w:ascii="Cambria Math" w:hAnsi="Cambria Math" w:cs="Arial"/>
          </w:rPr>
          <m:t>65 μ</m:t>
        </m:r>
        <m:r>
          <m:rPr>
            <m:nor/>
          </m:rPr>
          <w:rPr>
            <w:rFonts w:ascii="Arial" w:hAnsi="Arial" w:cs="Arial"/>
          </w:rPr>
          <m:t>T</m:t>
        </m:r>
      </m:oMath>
      <w:r w:rsidR="00000000" w:rsidRPr="00120151">
        <w:rPr>
          <w:rFonts w:ascii="Arial" w:hAnsi="Arial" w:cs="Arial"/>
        </w:rPr>
        <w:t xml:space="preserve"> at the planetary surface [13] </w:t>
      </w:r>
      <w:commentRangeStart w:id="40"/>
      <w:r w:rsidR="00000000" w:rsidRPr="00120151">
        <w:rPr>
          <w:rFonts w:ascii="Arial" w:hAnsi="Arial" w:cs="Arial"/>
        </w:rPr>
        <w:t xml:space="preserve">(Figure 1). </w:t>
      </w:r>
      <w:commentRangeEnd w:id="40"/>
      <w:r w:rsidRPr="00120151">
        <w:rPr>
          <w:rStyle w:val="CommentReference"/>
          <w:rFonts w:ascii="Arial" w:hAnsi="Arial" w:cs="Arial"/>
          <w:sz w:val="24"/>
          <w:szCs w:val="24"/>
        </w:rPr>
        <w:commentReference w:id="40"/>
      </w:r>
      <w:r w:rsidR="00000000" w:rsidRPr="00120151">
        <w:rPr>
          <w:rFonts w:ascii="Arial" w:hAnsi="Arial" w:cs="Arial"/>
        </w:rPr>
        <w:t xml:space="preserve">Beyond low Earth orbit (BLEO) and upon the lunar surface, this planetary </w:t>
      </w:r>
      <w:commentRangeStart w:id="41"/>
      <w:r w:rsidR="00000000" w:rsidRPr="00120151">
        <w:rPr>
          <w:rFonts w:ascii="Arial" w:hAnsi="Arial" w:cs="Arial"/>
        </w:rPr>
        <w:t>geodynamo</w:t>
      </w:r>
      <w:commentRangeEnd w:id="41"/>
      <w:r w:rsidRPr="00120151">
        <w:rPr>
          <w:rStyle w:val="CommentReference"/>
          <w:rFonts w:ascii="Arial" w:hAnsi="Arial" w:cs="Arial"/>
          <w:sz w:val="24"/>
          <w:szCs w:val="24"/>
        </w:rPr>
        <w:commentReference w:id="41"/>
      </w:r>
      <w:r w:rsidR="00000000" w:rsidRPr="00120151">
        <w:rPr>
          <w:rFonts w:ascii="Arial" w:hAnsi="Arial" w:cs="Arial"/>
        </w:rPr>
        <w:t xml:space="preserve"> is absent. The ambient interplanetary magnetic field (IMF) transported by the solar wind is typically only </w:t>
      </w:r>
      <m:oMath>
        <m:r>
          <w:rPr>
            <w:rFonts w:ascii="Cambria Math" w:hAnsi="Cambria Math" w:cs="Arial"/>
          </w:rPr>
          <m:t>1</m:t>
        </m:r>
        <m:r>
          <m:rPr>
            <m:nor/>
          </m:rPr>
          <w:rPr>
            <w:rFonts w:ascii="Arial" w:hAnsi="Arial" w:cs="Arial"/>
          </w:rPr>
          <m:t>–</m:t>
        </m:r>
        <m:r>
          <w:rPr>
            <w:rFonts w:ascii="Cambria Math" w:hAnsi="Cambria Math" w:cs="Arial"/>
          </w:rPr>
          <m:t>5</m:t>
        </m:r>
        <m:r>
          <m:rPr>
            <m:nor/>
          </m:rPr>
          <w:rPr>
            <w:rFonts w:ascii="Arial" w:hAnsi="Arial" w:cs="Arial"/>
          </w:rPr>
          <m:t xml:space="preserve"> nT</m:t>
        </m:r>
      </m:oMath>
      <w:r w:rsidR="00000000" w:rsidRPr="00120151">
        <w:rPr>
          <w:rFonts w:ascii="Arial" w:hAnsi="Arial" w:cs="Arial"/>
        </w:rPr>
        <w:t>, dropping to fractions of a nanotesla (</w:t>
      </w:r>
      <m:oMath>
        <m:r>
          <m:rPr>
            <m:sty m:val="p"/>
          </m:rPr>
          <w:rPr>
            <w:rFonts w:ascii="Cambria Math" w:hAnsi="Cambria Math" w:cs="Arial"/>
          </w:rPr>
          <m:t>&lt;</m:t>
        </m:r>
        <m:r>
          <w:rPr>
            <w:rFonts w:ascii="Cambria Math" w:hAnsi="Cambria Math" w:cs="Arial"/>
          </w:rPr>
          <m:t>0.1</m:t>
        </m:r>
        <m:r>
          <m:rPr>
            <m:nor/>
          </m:rPr>
          <w:rPr>
            <w:rFonts w:ascii="Arial" w:hAnsi="Arial" w:cs="Arial"/>
          </w:rPr>
          <m:t>–</m:t>
        </m:r>
        <m:r>
          <w:rPr>
            <w:rFonts w:ascii="Cambria Math" w:hAnsi="Cambria Math" w:cs="Arial"/>
          </w:rPr>
          <m:t>0.5</m:t>
        </m:r>
        <m:r>
          <m:rPr>
            <m:nor/>
          </m:rPr>
          <w:rPr>
            <w:rFonts w:ascii="Arial" w:hAnsi="Arial" w:cs="Arial"/>
          </w:rPr>
          <m:t xml:space="preserve"> nT</m:t>
        </m:r>
      </m:oMath>
      <w:r w:rsidR="00000000" w:rsidRPr="00120151">
        <w:rPr>
          <w:rFonts w:ascii="Arial" w:hAnsi="Arial" w:cs="Arial"/>
        </w:rPr>
        <w:t>) during transits through the distant lobes of the terrestrial magnetotail [14,15]</w:t>
      </w:r>
      <w:ins w:id="42" w:author="Orourke, Aubrie E. (KSC-UBA00)" w:date="2026-10-28T12:32:00Z" w16du:dateUtc="2026-10-28T16:32:00Z">
        <w:r>
          <w:rPr>
            <w:rFonts w:ascii="Arial" w:hAnsi="Arial" w:cs="Arial"/>
          </w:rPr>
          <w:t xml:space="preserve"> (Figure 1a?)</w:t>
        </w:r>
      </w:ins>
      <w:r w:rsidR="00000000" w:rsidRPr="00120151">
        <w:rPr>
          <w:rFonts w:ascii="Arial" w:hAnsi="Arial" w:cs="Arial"/>
        </w:rPr>
        <w:t>.</w:t>
      </w:r>
    </w:p>
    <w:p w14:paraId="7765490A" w14:textId="77777777" w:rsidR="00DF4F2A" w:rsidRPr="00120151" w:rsidRDefault="00DF4F2A" w:rsidP="00DF4F2A">
      <w:pPr>
        <w:pStyle w:val="BodyText"/>
        <w:rPr>
          <w:ins w:id="43" w:author="Orourke, Aubrie E. (KSC-UBA00)" w:date="2026-10-28T12:37:00Z" w16du:dateUtc="2026-10-28T16:37:00Z"/>
          <w:rFonts w:ascii="Arial" w:hAnsi="Arial" w:cs="Arial"/>
        </w:rPr>
      </w:pPr>
      <w:ins w:id="44" w:author="Orourke, Aubrie E. (KSC-UBA00)" w:date="2026-10-28T12:37:00Z" w16du:dateUtc="2026-10-28T16:37:00Z">
        <w:r w:rsidRPr="00120151">
          <w:rPr>
            <w:rFonts w:ascii="Arial" w:hAnsi="Arial" w:cs="Arial"/>
          </w:rPr>
          <w:t xml:space="preserve">As demonstrated by high-resolution magnetometer data compiled from the Lunar Prospector and Kaguya missions [16–18], the Moon’s crust carries localized remanent paleomagnetic anomalies (ranging from </w:t>
        </w:r>
      </w:ins>
      <m:oMath>
        <m:r>
          <w:ins w:id="45" w:author="Orourke, Aubrie E. (KSC-UBA00)" w:date="2026-10-28T12:37:00Z" w16du:dateUtc="2026-10-28T16:37:00Z">
            <w:rPr>
              <w:rFonts w:ascii="Cambria Math" w:hAnsi="Cambria Math" w:cs="Arial"/>
            </w:rPr>
            <m:t>1</m:t>
          </w:ins>
        </m:r>
        <m:r>
          <w:ins w:id="46" w:author="Orourke, Aubrie E. (KSC-UBA00)" w:date="2026-10-28T12:37:00Z" w16du:dateUtc="2026-10-28T16:37:00Z">
            <m:rPr>
              <m:nor/>
            </m:rPr>
            <w:rPr>
              <w:rFonts w:ascii="Arial" w:hAnsi="Arial" w:cs="Arial"/>
            </w:rPr>
            <m:t xml:space="preserve"> to </m:t>
          </w:ins>
        </m:r>
        <m:r>
          <w:ins w:id="47" w:author="Orourke, Aubrie E. (KSC-UBA00)" w:date="2026-10-28T12:37:00Z" w16du:dateUtc="2026-10-28T16:37:00Z">
            <w:rPr>
              <w:rFonts w:ascii="Cambria Math" w:hAnsi="Cambria Math" w:cs="Arial"/>
            </w:rPr>
            <m:t>100</m:t>
          </w:ins>
        </m:r>
        <m:r>
          <w:ins w:id="48" w:author="Orourke, Aubrie E. (KSC-UBA00)" w:date="2026-10-28T12:37:00Z" w16du:dateUtc="2026-10-28T16:37:00Z">
            <m:rPr>
              <m:nor/>
            </m:rPr>
            <w:rPr>
              <w:rFonts w:ascii="Arial" w:hAnsi="Arial" w:cs="Arial"/>
            </w:rPr>
            <m:t>s of nT</m:t>
          </w:ins>
        </m:r>
      </m:oMath>
      <w:ins w:id="49" w:author="Orourke, Aubrie E. (KSC-UBA00)" w:date="2026-10-28T12:37:00Z" w16du:dateUtc="2026-10-28T16:37:00Z">
        <w:r w:rsidRPr="00120151">
          <w:rPr>
            <w:rFonts w:ascii="Arial" w:hAnsi="Arial" w:cs="Arial"/>
          </w:rPr>
          <w:t xml:space="preserve"> in regions like Reiner Gamma and the Descartes highlands near Apollo 16). However, the candidate Artemis exploration sites in the South Polar region (such as Faustini Rim A, Haworth crater, Connecting Ridge, de Gerlache Rim, Malapert Massif, and Peak Near Shackleton) reside uniformly within a profound near-null magnetic field (NNMF) environment, where ambient crustal fields range between </w:t>
        </w:r>
      </w:ins>
      <m:oMath>
        <m:r>
          <w:ins w:id="50" w:author="Orourke, Aubrie E. (KSC-UBA00)" w:date="2026-10-28T12:37:00Z" w16du:dateUtc="2026-10-28T16:37:00Z">
            <w:rPr>
              <w:rFonts w:ascii="Cambria Math" w:hAnsi="Cambria Math" w:cs="Arial"/>
            </w:rPr>
            <m:t>0.40</m:t>
          </w:ins>
        </m:r>
        <m:r>
          <w:ins w:id="51" w:author="Orourke, Aubrie E. (KSC-UBA00)" w:date="2026-10-28T12:37:00Z" w16du:dateUtc="2026-10-28T16:37:00Z">
            <m:rPr>
              <m:nor/>
            </m:rPr>
            <w:rPr>
              <w:rFonts w:ascii="Arial" w:hAnsi="Arial" w:cs="Arial"/>
            </w:rPr>
            <m:t xml:space="preserve"> and </m:t>
          </w:ins>
        </m:r>
        <m:r>
          <w:ins w:id="52" w:author="Orourke, Aubrie E. (KSC-UBA00)" w:date="2026-10-28T12:37:00Z" w16du:dateUtc="2026-10-28T16:37:00Z">
            <w:rPr>
              <w:rFonts w:ascii="Cambria Math" w:hAnsi="Cambria Math" w:cs="Arial"/>
            </w:rPr>
            <m:t>0.82</m:t>
          </w:ins>
        </m:r>
        <m:r>
          <w:ins w:id="53" w:author="Orourke, Aubrie E. (KSC-UBA00)" w:date="2026-10-28T12:37:00Z" w16du:dateUtc="2026-10-28T16:37:00Z">
            <m:rPr>
              <m:nor/>
            </m:rPr>
            <w:rPr>
              <w:rFonts w:ascii="Arial" w:hAnsi="Arial" w:cs="Arial"/>
            </w:rPr>
            <m:t xml:space="preserve"> nT</m:t>
          </w:ins>
        </m:r>
      </m:oMath>
      <w:ins w:id="54" w:author="Orourke, Aubrie E. (KSC-UBA00)" w:date="2026-10-28T12:37:00Z" w16du:dateUtc="2026-10-28T16:37:00Z">
        <w:r w:rsidRPr="00120151">
          <w:rPr>
            <w:rFonts w:ascii="Arial" w:hAnsi="Arial" w:cs="Arial"/>
          </w:rPr>
          <w:t xml:space="preserve"> (Table 1; Figure 1b,c).</w:t>
        </w:r>
      </w:ins>
    </w:p>
    <w:p w14:paraId="767D5DCF" w14:textId="27B1AF4B" w:rsidR="00DF4F2A" w:rsidRPr="00DF4F2A" w:rsidDel="00DF4F2A" w:rsidRDefault="00DF4F2A">
      <w:pPr>
        <w:pStyle w:val="BodyText"/>
        <w:rPr>
          <w:del w:id="55" w:author="Orourke, Aubrie E. (KSC-UBA00)" w:date="2026-10-28T12:39:00Z" w16du:dateUtc="2026-10-28T16:39:00Z"/>
          <w:rFonts w:ascii="Arial" w:hAnsi="Arial" w:cs="Arial"/>
          <w:b/>
          <w:bCs/>
          <w:rPrChange w:id="56" w:author="Orourke, Aubrie E. (KSC-UBA00)" w:date="2026-10-28T12:38:00Z" w16du:dateUtc="2026-10-28T16:38:00Z">
            <w:rPr>
              <w:del w:id="57" w:author="Orourke, Aubrie E. (KSC-UBA00)" w:date="2026-10-28T12:39:00Z" w16du:dateUtc="2026-10-28T16:39:00Z"/>
              <w:rFonts w:ascii="Arial" w:hAnsi="Arial" w:cs="Arial"/>
            </w:rPr>
          </w:rPrChange>
        </w:rPr>
      </w:pPr>
    </w:p>
    <w:p w14:paraId="429E1644" w14:textId="77777777" w:rsidR="002518D0" w:rsidRPr="00120151" w:rsidRDefault="00000000">
      <w:pPr>
        <w:pStyle w:val="BodyText"/>
        <w:rPr>
          <w:rFonts w:ascii="Arial" w:hAnsi="Arial" w:cs="Arial"/>
          <w:sz w:val="20"/>
          <w:szCs w:val="20"/>
        </w:rPr>
      </w:pPr>
      <w:commentRangeStart w:id="58"/>
      <w:r w:rsidRPr="00120151">
        <w:rPr>
          <w:rFonts w:ascii="Arial" w:hAnsi="Arial" w:cs="Arial"/>
          <w:noProof/>
        </w:rPr>
        <w:drawing>
          <wp:inline distT="0" distB="0" distL="0" distR="0" wp14:anchorId="7A9B3E6E" wp14:editId="5047B789">
            <wp:extent cx="5871583" cy="5088835"/>
            <wp:effectExtent l="0" t="0" r="0" b="0"/>
            <wp:docPr id="12" name="Picture" descr="Figure 1"/>
            <wp:cNvGraphicFramePr/>
            <a:graphic xmlns:a="http://schemas.openxmlformats.org/drawingml/2006/main">
              <a:graphicData uri="http://schemas.openxmlformats.org/drawingml/2006/picture">
                <pic:pic xmlns:pic="http://schemas.openxmlformats.org/drawingml/2006/picture">
                  <pic:nvPicPr>
                    <pic:cNvPr id="13" name="Picture" descr="/Users/drb_laptop/Documents/NMF_review/figures/Fig1_lunar_magnetic_environment_montage.png"/>
                    <pic:cNvPicPr>
                      <a:picLocks noChangeAspect="1" noChangeArrowheads="1"/>
                    </pic:cNvPicPr>
                  </pic:nvPicPr>
                  <pic:blipFill>
                    <a:blip r:embed="rId9"/>
                    <a:stretch>
                      <a:fillRect/>
                    </a:stretch>
                  </pic:blipFill>
                  <pic:spPr bwMode="auto">
                    <a:xfrm>
                      <a:off x="0" y="0"/>
                      <a:ext cx="5883863" cy="5099478"/>
                    </a:xfrm>
                    <a:prstGeom prst="rect">
                      <a:avLst/>
                    </a:prstGeom>
                    <a:noFill/>
                    <a:ln w="9525">
                      <a:noFill/>
                      <a:headEnd/>
                      <a:tailEnd/>
                    </a:ln>
                  </pic:spPr>
                </pic:pic>
              </a:graphicData>
            </a:graphic>
          </wp:inline>
        </w:drawing>
      </w:r>
      <w:commentRangeEnd w:id="58"/>
      <w:r w:rsidR="00501C28" w:rsidRPr="00120151">
        <w:rPr>
          <w:rStyle w:val="CommentReference"/>
          <w:rFonts w:ascii="Arial" w:hAnsi="Arial" w:cs="Arial"/>
          <w:sz w:val="24"/>
          <w:szCs w:val="24"/>
        </w:rPr>
        <w:commentReference w:id="58"/>
      </w:r>
      <w:r w:rsidRPr="00120151">
        <w:rPr>
          <w:rFonts w:ascii="Arial" w:hAnsi="Arial" w:cs="Arial"/>
        </w:rPr>
        <w:t xml:space="preserve"> </w:t>
      </w:r>
      <w:r w:rsidRPr="00120151">
        <w:rPr>
          <w:rFonts w:ascii="Arial" w:hAnsi="Arial" w:cs="Arial"/>
          <w:b/>
          <w:bCs/>
          <w:sz w:val="20"/>
          <w:szCs w:val="20"/>
        </w:rPr>
        <w:t>Figure 1 | Lunar surface magnetic field environments, candidate exploration sites, and biological exposure superposition.</w:t>
      </w:r>
      <w:r w:rsidRPr="00120151">
        <w:rPr>
          <w:rFonts w:ascii="Arial" w:hAnsi="Arial" w:cs="Arial"/>
          <w:sz w:val="20"/>
          <w:szCs w:val="20"/>
        </w:rPr>
        <w:br/>
      </w:r>
      <w:r w:rsidRPr="00120151">
        <w:rPr>
          <w:rFonts w:ascii="Arial" w:hAnsi="Arial" w:cs="Arial"/>
          <w:b/>
          <w:bCs/>
          <w:sz w:val="20"/>
          <w:szCs w:val="20"/>
        </w:rPr>
        <w:t>(a) Global Lunar Crustal Magnetic Field Distribution:</w:t>
      </w:r>
      <w:r w:rsidRPr="00120151">
        <w:rPr>
          <w:rFonts w:ascii="Arial" w:hAnsi="Arial" w:cs="Arial"/>
          <w:sz w:val="20"/>
          <w:szCs w:val="20"/>
        </w:rPr>
        <w:t xml:space="preserve"> Total field magnitude (</w:t>
      </w:r>
      <m:oMath>
        <m:r>
          <m:rPr>
            <m:sty m:val="p"/>
          </m:rPr>
          <w:rPr>
            <w:rFonts w:ascii="Cambria Math" w:hAnsi="Cambria Math" w:cs="Arial"/>
            <w:sz w:val="20"/>
            <w:szCs w:val="20"/>
          </w:rPr>
          <m:t>|</m:t>
        </m:r>
        <m:r>
          <m:rPr>
            <m:sty m:val="bi"/>
          </m:rPr>
          <w:rPr>
            <w:rFonts w:ascii="Cambria Math" w:hAnsi="Cambria Math" w:cs="Arial"/>
            <w:sz w:val="20"/>
            <w:szCs w:val="20"/>
          </w:rPr>
          <m:t>B</m:t>
        </m:r>
        <m:r>
          <m:rPr>
            <m:sty m:val="p"/>
          </m:rPr>
          <w:rPr>
            <w:rFonts w:ascii="Cambria Math" w:hAnsi="Cambria Math" w:cs="Arial"/>
            <w:sz w:val="20"/>
            <w:szCs w:val="20"/>
          </w:rPr>
          <m:t>|</m:t>
        </m:r>
      </m:oMath>
      <w:r w:rsidRPr="00120151">
        <w:rPr>
          <w:rFonts w:ascii="Arial" w:hAnsi="Arial" w:cs="Arial"/>
          <w:sz w:val="20"/>
          <w:szCs w:val="20"/>
        </w:rPr>
        <w:t xml:space="preserve"> in nanoteslas at 30 km altitude) derived from Lunar Prospector and Kaguya magnetometer observations [16,17], overlaid with landing coordinates for Apollo (white circles), Chang’e (yellow squares), Chandrayaan (cyan triangles), and Artemis candidate zones (red stars). Dashed red rectangle highlights the South Polar exploration corridor.</w:t>
      </w:r>
      <w:r w:rsidRPr="00120151">
        <w:rPr>
          <w:rFonts w:ascii="Arial" w:hAnsi="Arial" w:cs="Arial"/>
          <w:sz w:val="20"/>
          <w:szCs w:val="20"/>
        </w:rPr>
        <w:br/>
      </w:r>
      <w:commentRangeStart w:id="59"/>
      <w:r w:rsidRPr="00120151">
        <w:rPr>
          <w:rFonts w:ascii="Arial" w:hAnsi="Arial" w:cs="Arial"/>
          <w:b/>
          <w:bCs/>
          <w:sz w:val="20"/>
          <w:szCs w:val="20"/>
        </w:rPr>
        <w:t>(b) Artemis South Polar Exploration Footprint:</w:t>
      </w:r>
      <w:r w:rsidRPr="00120151">
        <w:rPr>
          <w:rFonts w:ascii="Arial" w:hAnsi="Arial" w:cs="Arial"/>
          <w:sz w:val="20"/>
          <w:szCs w:val="20"/>
        </w:rPr>
        <w:t xml:space="preserve"> Fine-scale distribution of candidate Artemis landing sites situated within the deep South Polar magnetic void (</w:t>
      </w:r>
      <m:oMath>
        <m:r>
          <m:rPr>
            <m:sty m:val="p"/>
          </m:rPr>
          <w:rPr>
            <w:rFonts w:ascii="Cambria Math" w:hAnsi="Cambria Math" w:cs="Arial"/>
            <w:sz w:val="20"/>
            <w:szCs w:val="20"/>
          </w:rPr>
          <m:t>&lt;</m:t>
        </m:r>
        <m:r>
          <w:rPr>
            <w:rFonts w:ascii="Cambria Math" w:hAnsi="Cambria Math" w:cs="Arial"/>
            <w:sz w:val="20"/>
            <w:szCs w:val="20"/>
          </w:rPr>
          <m:t>0.8</m:t>
        </m:r>
        <m:r>
          <m:rPr>
            <m:nor/>
          </m:rPr>
          <w:rPr>
            <w:rFonts w:ascii="Arial" w:hAnsi="Arial" w:cs="Arial"/>
            <w:sz w:val="20"/>
            <w:szCs w:val="20"/>
          </w:rPr>
          <m:t xml:space="preserve"> nT</m:t>
        </m:r>
      </m:oMath>
      <w:r w:rsidRPr="00120151">
        <w:rPr>
          <w:rFonts w:ascii="Arial" w:hAnsi="Arial" w:cs="Arial"/>
          <w:sz w:val="20"/>
          <w:szCs w:val="20"/>
        </w:rPr>
        <w:t xml:space="preserve">). Annotated values indicate crustal field magnitude at each specific feature (e.g., Faustini Rim A: </w:t>
      </w:r>
      <m:oMath>
        <m:r>
          <w:rPr>
            <w:rFonts w:ascii="Cambria Math" w:hAnsi="Cambria Math" w:cs="Arial"/>
            <w:sz w:val="20"/>
            <w:szCs w:val="20"/>
          </w:rPr>
          <m:t>0.45</m:t>
        </m:r>
        <m:r>
          <m:rPr>
            <m:nor/>
          </m:rPr>
          <w:rPr>
            <w:rFonts w:ascii="Arial" w:hAnsi="Arial" w:cs="Arial"/>
            <w:sz w:val="20"/>
            <w:szCs w:val="20"/>
          </w:rPr>
          <m:t xml:space="preserve"> nT</m:t>
        </m:r>
      </m:oMath>
      <w:r w:rsidRPr="00120151">
        <w:rPr>
          <w:rFonts w:ascii="Arial" w:hAnsi="Arial" w:cs="Arial"/>
          <w:sz w:val="20"/>
          <w:szCs w:val="20"/>
        </w:rPr>
        <w:t xml:space="preserve">, Haworth: </w:t>
      </w:r>
      <m:oMath>
        <m:r>
          <w:rPr>
            <w:rFonts w:ascii="Cambria Math" w:hAnsi="Cambria Math" w:cs="Arial"/>
            <w:sz w:val="20"/>
            <w:szCs w:val="20"/>
          </w:rPr>
          <m:t>0.40</m:t>
        </m:r>
        <m:r>
          <m:rPr>
            <m:nor/>
          </m:rPr>
          <w:rPr>
            <w:rFonts w:ascii="Arial" w:hAnsi="Arial" w:cs="Arial"/>
            <w:sz w:val="20"/>
            <w:szCs w:val="20"/>
          </w:rPr>
          <m:t xml:space="preserve"> nT</m:t>
        </m:r>
      </m:oMath>
      <w:r w:rsidRPr="00120151">
        <w:rPr>
          <w:rFonts w:ascii="Arial" w:hAnsi="Arial" w:cs="Arial"/>
          <w:sz w:val="20"/>
          <w:szCs w:val="20"/>
        </w:rPr>
        <w:t xml:space="preserve">, Connecting Ridge: </w:t>
      </w:r>
      <m:oMath>
        <m:r>
          <w:rPr>
            <w:rFonts w:ascii="Cambria Math" w:hAnsi="Cambria Math" w:cs="Arial"/>
            <w:sz w:val="20"/>
            <w:szCs w:val="20"/>
          </w:rPr>
          <m:t>0.60</m:t>
        </m:r>
        <m:r>
          <m:rPr>
            <m:nor/>
          </m:rPr>
          <w:rPr>
            <w:rFonts w:ascii="Arial" w:hAnsi="Arial" w:cs="Arial"/>
            <w:sz w:val="20"/>
            <w:szCs w:val="20"/>
          </w:rPr>
          <m:t xml:space="preserve"> nT</m:t>
        </m:r>
      </m:oMath>
      <w:r w:rsidRPr="00120151">
        <w:rPr>
          <w:rFonts w:ascii="Arial" w:hAnsi="Arial" w:cs="Arial"/>
          <w:sz w:val="20"/>
          <w:szCs w:val="20"/>
        </w:rPr>
        <w:t xml:space="preserve">, Peak Near Shackleton: </w:t>
      </w:r>
      <m:oMath>
        <m:r>
          <w:rPr>
            <w:rFonts w:ascii="Cambria Math" w:hAnsi="Cambria Math" w:cs="Arial"/>
            <w:sz w:val="20"/>
            <w:szCs w:val="20"/>
          </w:rPr>
          <m:t>0.82</m:t>
        </m:r>
        <m:r>
          <m:rPr>
            <m:nor/>
          </m:rPr>
          <w:rPr>
            <w:rFonts w:ascii="Arial" w:hAnsi="Arial" w:cs="Arial"/>
            <w:sz w:val="20"/>
            <w:szCs w:val="20"/>
          </w:rPr>
          <m:t xml:space="preserve"> nT</m:t>
        </m:r>
      </m:oMath>
      <w:r w:rsidRPr="00120151">
        <w:rPr>
          <w:rFonts w:ascii="Arial" w:hAnsi="Arial" w:cs="Arial"/>
          <w:sz w:val="20"/>
          <w:szCs w:val="20"/>
        </w:rPr>
        <w:t>).</w:t>
      </w:r>
      <w:commentRangeEnd w:id="59"/>
      <w:r w:rsidR="00501C28" w:rsidRPr="00120151">
        <w:rPr>
          <w:rStyle w:val="CommentReference"/>
          <w:rFonts w:ascii="Arial" w:hAnsi="Arial" w:cs="Arial"/>
          <w:sz w:val="20"/>
          <w:szCs w:val="20"/>
        </w:rPr>
        <w:commentReference w:id="59"/>
      </w:r>
      <w:r w:rsidRPr="00120151">
        <w:rPr>
          <w:rFonts w:ascii="Arial" w:hAnsi="Arial" w:cs="Arial"/>
          <w:sz w:val="20"/>
          <w:szCs w:val="20"/>
        </w:rPr>
        <w:br/>
      </w:r>
      <w:r w:rsidRPr="00120151">
        <w:rPr>
          <w:rFonts w:ascii="Arial" w:hAnsi="Arial" w:cs="Arial"/>
          <w:b/>
          <w:bCs/>
          <w:sz w:val="20"/>
          <w:szCs w:val="20"/>
        </w:rPr>
        <w:t>(c) Landing Site Magnetic Classification:</w:t>
      </w:r>
      <w:r w:rsidRPr="00120151">
        <w:rPr>
          <w:rFonts w:ascii="Arial" w:hAnsi="Arial" w:cs="Arial"/>
          <w:sz w:val="20"/>
          <w:szCs w:val="20"/>
        </w:rPr>
        <w:t xml:space="preserve"> Magnitude comparison across 23 historical and planned exploration sites. All Artemis South Pole sites reside strictly below the </w:t>
      </w:r>
      <m:oMath>
        <m:r>
          <w:rPr>
            <w:rFonts w:ascii="Cambria Math" w:hAnsi="Cambria Math" w:cs="Arial"/>
            <w:sz w:val="20"/>
            <w:szCs w:val="20"/>
          </w:rPr>
          <m:t>1.0</m:t>
        </m:r>
        <m:r>
          <m:rPr>
            <m:nor/>
          </m:rPr>
          <w:rPr>
            <w:rFonts w:ascii="Arial" w:hAnsi="Arial" w:cs="Arial"/>
            <w:sz w:val="20"/>
            <w:szCs w:val="20"/>
          </w:rPr>
          <m:t xml:space="preserve"> nT</m:t>
        </m:r>
      </m:oMath>
      <w:r w:rsidRPr="00120151">
        <w:rPr>
          <w:rFonts w:ascii="Arial" w:hAnsi="Arial" w:cs="Arial"/>
          <w:sz w:val="20"/>
          <w:szCs w:val="20"/>
        </w:rPr>
        <w:t xml:space="preserve"> near-null boundary, contrasting sharply with isolated crustal swirl anomalies (e.g., Apollo 16 Descartes highlands: </w:t>
      </w:r>
      <m:oMath>
        <m:r>
          <w:rPr>
            <w:rFonts w:ascii="Cambria Math" w:hAnsi="Cambria Math" w:cs="Arial"/>
            <w:sz w:val="20"/>
            <w:szCs w:val="20"/>
          </w:rPr>
          <m:t>4.94</m:t>
        </m:r>
        <m:r>
          <m:rPr>
            <m:nor/>
          </m:rPr>
          <w:rPr>
            <w:rFonts w:ascii="Arial" w:hAnsi="Arial" w:cs="Arial"/>
            <w:sz w:val="20"/>
            <w:szCs w:val="20"/>
          </w:rPr>
          <m:t xml:space="preserve"> nT</m:t>
        </m:r>
      </m:oMath>
      <w:r w:rsidRPr="00120151">
        <w:rPr>
          <w:rFonts w:ascii="Arial" w:hAnsi="Arial" w:cs="Arial"/>
          <w:sz w:val="20"/>
          <w:szCs w:val="20"/>
        </w:rPr>
        <w:t>) and Earth’s dipolar field (</w:t>
      </w:r>
      <m:oMath>
        <m:r>
          <w:rPr>
            <w:rFonts w:ascii="Cambria Math" w:hAnsi="Cambria Math" w:cs="Arial"/>
            <w:sz w:val="20"/>
            <w:szCs w:val="20"/>
          </w:rPr>
          <m:t>25</m:t>
        </m:r>
        <m:r>
          <m:rPr>
            <m:sty m:val="p"/>
          </m:rPr>
          <w:rPr>
            <w:rFonts w:ascii="Cambria Math" w:hAnsi="Cambria Math" w:cs="Arial"/>
            <w:sz w:val="20"/>
            <w:szCs w:val="20"/>
          </w:rPr>
          <m:t>,</m:t>
        </m:r>
        <m:r>
          <w:rPr>
            <w:rFonts w:ascii="Cambria Math" w:hAnsi="Cambria Math" w:cs="Arial"/>
            <w:sz w:val="20"/>
            <w:szCs w:val="20"/>
          </w:rPr>
          <m:t>000</m:t>
        </m:r>
        <m:r>
          <m:rPr>
            <m:nor/>
          </m:rPr>
          <w:rPr>
            <w:rFonts w:ascii="Arial" w:hAnsi="Arial" w:cs="Arial"/>
            <w:sz w:val="20"/>
            <w:szCs w:val="20"/>
          </w:rPr>
          <m:t>–</m:t>
        </m:r>
        <m:r>
          <w:rPr>
            <w:rFonts w:ascii="Cambria Math" w:hAnsi="Cambria Math" w:cs="Arial"/>
            <w:sz w:val="20"/>
            <w:szCs w:val="20"/>
          </w:rPr>
          <m:t>65</m:t>
        </m:r>
        <m:r>
          <m:rPr>
            <m:sty m:val="p"/>
          </m:rPr>
          <w:rPr>
            <w:rFonts w:ascii="Cambria Math" w:hAnsi="Cambria Math" w:cs="Arial"/>
            <w:sz w:val="20"/>
            <w:szCs w:val="20"/>
          </w:rPr>
          <m:t>,</m:t>
        </m:r>
        <m:r>
          <w:rPr>
            <w:rFonts w:ascii="Cambria Math" w:hAnsi="Cambria Math" w:cs="Arial"/>
            <w:sz w:val="20"/>
            <w:szCs w:val="20"/>
          </w:rPr>
          <m:t>000</m:t>
        </m:r>
        <m:r>
          <m:rPr>
            <m:nor/>
          </m:rPr>
          <w:rPr>
            <w:rFonts w:ascii="Arial" w:hAnsi="Arial" w:cs="Arial"/>
            <w:sz w:val="20"/>
            <w:szCs w:val="20"/>
          </w:rPr>
          <m:t xml:space="preserve"> nT</m:t>
        </m:r>
      </m:oMath>
      <w:r w:rsidRPr="00120151">
        <w:rPr>
          <w:rFonts w:ascii="Arial" w:hAnsi="Arial" w:cs="Arial"/>
          <w:sz w:val="20"/>
          <w:szCs w:val="20"/>
        </w:rPr>
        <w:t xml:space="preserve">, </w:t>
      </w:r>
      <m:oMath>
        <m:r>
          <m:rPr>
            <m:sty m:val="p"/>
          </m:rPr>
          <w:rPr>
            <w:rFonts w:ascii="Cambria Math" w:hAnsi="Cambria Math" w:cs="Arial"/>
            <w:sz w:val="20"/>
            <w:szCs w:val="20"/>
          </w:rPr>
          <m:t>&gt;</m:t>
        </m:r>
        <m:r>
          <w:rPr>
            <w:rFonts w:ascii="Cambria Math" w:hAnsi="Cambria Math" w:cs="Arial"/>
            <w:sz w:val="20"/>
            <w:szCs w:val="20"/>
          </w:rPr>
          <m:t>30</m:t>
        </m:r>
        <m:r>
          <m:rPr>
            <m:sty m:val="p"/>
          </m:rPr>
          <w:rPr>
            <w:rFonts w:ascii="Cambria Math" w:hAnsi="Cambria Math" w:cs="Arial"/>
            <w:sz w:val="20"/>
            <w:szCs w:val="20"/>
          </w:rPr>
          <m:t>,</m:t>
        </m:r>
        <m:r>
          <w:rPr>
            <w:rFonts w:ascii="Cambria Math" w:hAnsi="Cambria Math" w:cs="Arial"/>
            <w:sz w:val="20"/>
            <w:szCs w:val="20"/>
          </w:rPr>
          <m:t>000</m:t>
        </m:r>
        <m:r>
          <m:rPr>
            <m:sty m:val="p"/>
          </m:rPr>
          <w:rPr>
            <w:rFonts w:ascii="Cambria Math" w:hAnsi="Cambria Math" w:cs="Arial"/>
            <w:sz w:val="20"/>
            <w:szCs w:val="20"/>
          </w:rPr>
          <m:t>×</m:t>
        </m:r>
      </m:oMath>
      <w:r w:rsidRPr="00120151">
        <w:rPr>
          <w:rFonts w:ascii="Arial" w:hAnsi="Arial" w:cs="Arial"/>
          <w:sz w:val="20"/>
          <w:szCs w:val="20"/>
        </w:rPr>
        <w:t xml:space="preserve"> higher).</w:t>
      </w:r>
      <w:r w:rsidRPr="00120151">
        <w:rPr>
          <w:rFonts w:ascii="Arial" w:hAnsi="Arial" w:cs="Arial"/>
          <w:sz w:val="20"/>
          <w:szCs w:val="20"/>
        </w:rPr>
        <w:br/>
      </w:r>
      <w:r w:rsidRPr="00120151">
        <w:rPr>
          <w:rFonts w:ascii="Arial" w:hAnsi="Arial" w:cs="Arial"/>
          <w:b/>
          <w:bCs/>
          <w:sz w:val="20"/>
          <w:szCs w:val="20"/>
        </w:rPr>
        <w:t>(d) Superposition Equation &amp; Biological Volume Schematic:</w:t>
      </w:r>
      <w:r w:rsidRPr="00120151">
        <w:rPr>
          <w:rFonts w:ascii="Arial" w:hAnsi="Arial" w:cs="Arial"/>
          <w:sz w:val="20"/>
          <w:szCs w:val="20"/>
        </w:rPr>
        <w:t xml:space="preserve"> Vector summation governing the local field inside a lunar plant growth enclosure: </w:t>
      </w:r>
      <m:oMath>
        <m:sSub>
          <m:sSubPr>
            <m:ctrlPr>
              <w:rPr>
                <w:rFonts w:ascii="Cambria Math" w:hAnsi="Cambria Math" w:cs="Arial"/>
                <w:sz w:val="20"/>
                <w:szCs w:val="20"/>
              </w:rPr>
            </m:ctrlPr>
          </m:sSubPr>
          <m:e>
            <m:r>
              <m:rPr>
                <m:sty m:val="bi"/>
              </m:rPr>
              <w:rPr>
                <w:rFonts w:ascii="Cambria Math" w:hAnsi="Cambria Math" w:cs="Arial"/>
                <w:sz w:val="20"/>
                <w:szCs w:val="20"/>
              </w:rPr>
              <m:t>B</m:t>
            </m:r>
          </m:e>
          <m:sub>
            <m:r>
              <m:rPr>
                <m:nor/>
              </m:rPr>
              <w:rPr>
                <w:rFonts w:ascii="Arial" w:hAnsi="Arial" w:cs="Arial"/>
                <w:sz w:val="20"/>
                <w:szCs w:val="20"/>
              </w:rPr>
              <m:t>total</m:t>
            </m:r>
          </m:sub>
        </m:sSub>
        <m:r>
          <m:rPr>
            <m:sty m:val="p"/>
          </m:rPr>
          <w:rPr>
            <w:rFonts w:ascii="Cambria Math" w:hAnsi="Cambria Math" w:cs="Arial"/>
            <w:sz w:val="20"/>
            <w:szCs w:val="20"/>
          </w:rPr>
          <m:t>(</m:t>
        </m:r>
        <m:r>
          <w:rPr>
            <w:rFonts w:ascii="Cambria Math" w:hAnsi="Cambria Math" w:cs="Arial"/>
            <w:sz w:val="20"/>
            <w:szCs w:val="20"/>
          </w:rPr>
          <m:t>t</m:t>
        </m:r>
        <m:r>
          <m:rPr>
            <m:sty m:val="p"/>
          </m:rPr>
          <w:rPr>
            <w:rFonts w:ascii="Cambria Math" w:hAnsi="Cambria Math" w:cs="Arial"/>
            <w:sz w:val="20"/>
            <w:szCs w:val="20"/>
          </w:rPr>
          <m:t>,</m:t>
        </m:r>
        <m:r>
          <m:rPr>
            <m:sty m:val="bi"/>
          </m:rPr>
          <w:rPr>
            <w:rFonts w:ascii="Cambria Math" w:hAnsi="Cambria Math" w:cs="Arial"/>
            <w:sz w:val="20"/>
            <w:szCs w:val="20"/>
          </w:rPr>
          <m:t>x</m:t>
        </m:r>
        <m:r>
          <m:rPr>
            <m:sty m:val="p"/>
          </m:rPr>
          <w:rPr>
            <w:rFonts w:ascii="Cambria Math" w:hAnsi="Cambria Math" w:cs="Arial"/>
            <w:sz w:val="20"/>
            <w:szCs w:val="20"/>
          </w:rPr>
          <m:t>)=</m:t>
        </m:r>
        <m:sSub>
          <m:sSubPr>
            <m:ctrlPr>
              <w:rPr>
                <w:rFonts w:ascii="Cambria Math" w:hAnsi="Cambria Math" w:cs="Arial"/>
                <w:sz w:val="20"/>
                <w:szCs w:val="20"/>
              </w:rPr>
            </m:ctrlPr>
          </m:sSubPr>
          <m:e>
            <m:r>
              <m:rPr>
                <m:sty m:val="bi"/>
              </m:rPr>
              <w:rPr>
                <w:rFonts w:ascii="Cambria Math" w:hAnsi="Cambria Math" w:cs="Arial"/>
                <w:sz w:val="20"/>
                <w:szCs w:val="20"/>
              </w:rPr>
              <m:t>B</m:t>
            </m:r>
          </m:e>
          <m:sub>
            <m:r>
              <m:rPr>
                <m:nor/>
              </m:rPr>
              <w:rPr>
                <w:rFonts w:ascii="Arial" w:hAnsi="Arial" w:cs="Arial"/>
                <w:sz w:val="20"/>
                <w:szCs w:val="20"/>
              </w:rPr>
              <m:t>crust</m:t>
            </m:r>
          </m:sub>
        </m:sSub>
        <m:r>
          <m:rPr>
            <m:sty m:val="p"/>
          </m:rPr>
          <w:rPr>
            <w:rFonts w:ascii="Cambria Math" w:hAnsi="Cambria Math" w:cs="Arial"/>
            <w:sz w:val="20"/>
            <w:szCs w:val="20"/>
          </w:rPr>
          <m:t>+</m:t>
        </m:r>
        <m:sSub>
          <m:sSubPr>
            <m:ctrlPr>
              <w:rPr>
                <w:rFonts w:ascii="Cambria Math" w:hAnsi="Cambria Math" w:cs="Arial"/>
                <w:sz w:val="20"/>
                <w:szCs w:val="20"/>
              </w:rPr>
            </m:ctrlPr>
          </m:sSubPr>
          <m:e>
            <m:r>
              <m:rPr>
                <m:sty m:val="bi"/>
              </m:rPr>
              <w:rPr>
                <w:rFonts w:ascii="Cambria Math" w:hAnsi="Cambria Math" w:cs="Arial"/>
                <w:sz w:val="20"/>
                <w:szCs w:val="20"/>
              </w:rPr>
              <m:t>B</m:t>
            </m:r>
          </m:e>
          <m:sub>
            <m:r>
              <m:rPr>
                <m:nor/>
              </m:rPr>
              <w:rPr>
                <w:rFonts w:ascii="Arial" w:hAnsi="Arial" w:cs="Arial"/>
                <w:sz w:val="20"/>
                <w:szCs w:val="20"/>
              </w:rPr>
              <m:t>ext</m:t>
            </m:r>
          </m:sub>
        </m:sSub>
        <m:r>
          <m:rPr>
            <m:sty m:val="p"/>
          </m:rPr>
          <w:rPr>
            <w:rFonts w:ascii="Cambria Math" w:hAnsi="Cambria Math" w:cs="Arial"/>
            <w:sz w:val="20"/>
            <w:szCs w:val="20"/>
          </w:rPr>
          <m:t>+</m:t>
        </m:r>
        <m:sSub>
          <m:sSubPr>
            <m:ctrlPr>
              <w:rPr>
                <w:rFonts w:ascii="Cambria Math" w:hAnsi="Cambria Math" w:cs="Arial"/>
                <w:sz w:val="20"/>
                <w:szCs w:val="20"/>
              </w:rPr>
            </m:ctrlPr>
          </m:sSubPr>
          <m:e>
            <m:r>
              <m:rPr>
                <m:sty m:val="bi"/>
              </m:rPr>
              <w:rPr>
                <w:rFonts w:ascii="Cambria Math" w:hAnsi="Cambria Math" w:cs="Arial"/>
                <w:sz w:val="20"/>
                <w:szCs w:val="20"/>
              </w:rPr>
              <m:t>B</m:t>
            </m:r>
          </m:e>
          <m:sub>
            <m:r>
              <m:rPr>
                <m:nor/>
              </m:rPr>
              <w:rPr>
                <w:rFonts w:ascii="Arial" w:hAnsi="Arial" w:cs="Arial"/>
                <w:sz w:val="20"/>
                <w:szCs w:val="20"/>
              </w:rPr>
              <m:t>lander</m:t>
            </m:r>
          </m:sub>
        </m:sSub>
        <m:r>
          <m:rPr>
            <m:sty m:val="p"/>
          </m:rPr>
          <w:rPr>
            <w:rFonts w:ascii="Cambria Math" w:hAnsi="Cambria Math" w:cs="Arial"/>
            <w:sz w:val="20"/>
            <w:szCs w:val="20"/>
          </w:rPr>
          <m:t>+</m:t>
        </m:r>
        <m:sSub>
          <m:sSubPr>
            <m:ctrlPr>
              <w:rPr>
                <w:rFonts w:ascii="Cambria Math" w:hAnsi="Cambria Math" w:cs="Arial"/>
                <w:sz w:val="20"/>
                <w:szCs w:val="20"/>
              </w:rPr>
            </m:ctrlPr>
          </m:sSubPr>
          <m:e>
            <m:r>
              <m:rPr>
                <m:sty m:val="bi"/>
              </m:rPr>
              <w:rPr>
                <w:rFonts w:ascii="Cambria Math" w:hAnsi="Cambria Math" w:cs="Arial"/>
                <w:sz w:val="20"/>
                <w:szCs w:val="20"/>
              </w:rPr>
              <m:t>B</m:t>
            </m:r>
          </m:e>
          <m:sub>
            <m:r>
              <m:rPr>
                <m:nor/>
              </m:rPr>
              <w:rPr>
                <w:rFonts w:ascii="Arial" w:hAnsi="Arial" w:cs="Arial"/>
                <w:sz w:val="20"/>
                <w:szCs w:val="20"/>
              </w:rPr>
              <m:t>payload</m:t>
            </m:r>
          </m:sub>
        </m:sSub>
        <m:r>
          <m:rPr>
            <m:sty m:val="p"/>
          </m:rPr>
          <w:rPr>
            <w:rFonts w:ascii="Cambria Math" w:hAnsi="Cambria Math" w:cs="Arial"/>
            <w:sz w:val="20"/>
            <w:szCs w:val="20"/>
          </w:rPr>
          <m:t>+</m:t>
        </m:r>
        <m:sSub>
          <m:sSubPr>
            <m:ctrlPr>
              <w:rPr>
                <w:rFonts w:ascii="Cambria Math" w:hAnsi="Cambria Math" w:cs="Arial"/>
                <w:sz w:val="20"/>
                <w:szCs w:val="20"/>
              </w:rPr>
            </m:ctrlPr>
          </m:sSubPr>
          <m:e>
            <m:r>
              <m:rPr>
                <m:sty m:val="bi"/>
              </m:rPr>
              <w:rPr>
                <w:rFonts w:ascii="Cambria Math" w:hAnsi="Cambria Math" w:cs="Arial"/>
                <w:sz w:val="20"/>
                <w:szCs w:val="20"/>
              </w:rPr>
              <m:t>B</m:t>
            </m:r>
          </m:e>
          <m:sub>
            <m:r>
              <m:rPr>
                <m:nor/>
              </m:rPr>
              <w:rPr>
                <w:rFonts w:ascii="Arial" w:hAnsi="Arial" w:cs="Arial"/>
                <w:sz w:val="20"/>
                <w:szCs w:val="20"/>
              </w:rPr>
              <m:t>control</m:t>
            </m:r>
          </m:sub>
        </m:sSub>
      </m:oMath>
      <w:r w:rsidRPr="00120151">
        <w:rPr>
          <w:rFonts w:ascii="Arial" w:hAnsi="Arial" w:cs="Arial"/>
          <w:sz w:val="20"/>
          <w:szCs w:val="20"/>
        </w:rPr>
        <w:t>. Crucially, unshielded lander avionics DC currents (</w:t>
      </w:r>
      <m:oMath>
        <m:r>
          <w:rPr>
            <w:rFonts w:ascii="Cambria Math" w:hAnsi="Cambria Math" w:cs="Arial"/>
            <w:sz w:val="20"/>
            <w:szCs w:val="20"/>
          </w:rPr>
          <m:t>50</m:t>
        </m:r>
        <m:r>
          <m:rPr>
            <m:nor/>
          </m:rPr>
          <w:rPr>
            <w:rFonts w:ascii="Arial" w:hAnsi="Arial" w:cs="Arial"/>
            <w:sz w:val="20"/>
            <w:szCs w:val="20"/>
          </w:rPr>
          <m:t>–</m:t>
        </m:r>
        <m:r>
          <w:rPr>
            <w:rFonts w:ascii="Cambria Math" w:hAnsi="Cambria Math" w:cs="Arial"/>
            <w:sz w:val="20"/>
            <w:szCs w:val="20"/>
          </w:rPr>
          <m:t>500 μ</m:t>
        </m:r>
        <m:r>
          <m:rPr>
            <m:nor/>
          </m:rPr>
          <w:rPr>
            <w:rFonts w:ascii="Arial" w:hAnsi="Arial" w:cs="Arial"/>
            <w:sz w:val="20"/>
            <w:szCs w:val="20"/>
          </w:rPr>
          <m:t>T</m:t>
        </m:r>
      </m:oMath>
      <w:r w:rsidRPr="00120151">
        <w:rPr>
          <w:rFonts w:ascii="Arial" w:hAnsi="Arial" w:cs="Arial"/>
          <w:sz w:val="20"/>
          <w:szCs w:val="20"/>
        </w:rPr>
        <w:t>) and internal payload actuators (</w:t>
      </w:r>
      <m:oMath>
        <m:r>
          <w:rPr>
            <w:rFonts w:ascii="Cambria Math" w:hAnsi="Cambria Math" w:cs="Arial"/>
            <w:sz w:val="20"/>
            <w:szCs w:val="20"/>
          </w:rPr>
          <m:t>15</m:t>
        </m:r>
        <m:r>
          <m:rPr>
            <m:nor/>
          </m:rPr>
          <w:rPr>
            <w:rFonts w:ascii="Arial" w:hAnsi="Arial" w:cs="Arial"/>
            <w:sz w:val="20"/>
            <w:szCs w:val="20"/>
          </w:rPr>
          <m:t>–</m:t>
        </m:r>
        <m:r>
          <w:rPr>
            <w:rFonts w:ascii="Cambria Math" w:hAnsi="Cambria Math" w:cs="Arial"/>
            <w:sz w:val="20"/>
            <w:szCs w:val="20"/>
          </w:rPr>
          <m:t>20</m:t>
        </m:r>
        <m:r>
          <m:rPr>
            <m:nor/>
          </m:rPr>
          <w:rPr>
            <w:rFonts w:ascii="Arial" w:hAnsi="Arial" w:cs="Arial"/>
            <w:sz w:val="20"/>
            <w:szCs w:val="20"/>
          </w:rPr>
          <m:t xml:space="preserve"> nT</m:t>
        </m:r>
      </m:oMath>
      <w:r w:rsidRPr="00120151">
        <w:rPr>
          <w:rFonts w:ascii="Arial" w:hAnsi="Arial" w:cs="Arial"/>
          <w:sz w:val="20"/>
          <w:szCs w:val="20"/>
        </w:rPr>
        <w:t xml:space="preserve"> ripple) can exceed ambient lunar levels by orders of magnitude, inadvertently masking the natural hypomagnetic vacuum unless sample-level 3-axis sensing and active control are implemented.</w:t>
      </w:r>
    </w:p>
    <w:p w14:paraId="45C8F669" w14:textId="7D1D81FE" w:rsidR="002518D0" w:rsidRPr="00120151" w:rsidDel="00DF4F2A" w:rsidRDefault="00000000">
      <w:pPr>
        <w:pStyle w:val="BodyText"/>
        <w:rPr>
          <w:del w:id="60" w:author="Orourke, Aubrie E. (KSC-UBA00)" w:date="2026-10-28T12:37:00Z" w16du:dateUtc="2026-10-28T16:37:00Z"/>
          <w:rFonts w:ascii="Arial" w:hAnsi="Arial" w:cs="Arial"/>
        </w:rPr>
      </w:pPr>
      <w:del w:id="61" w:author="Orourke, Aubrie E. (KSC-UBA00)" w:date="2026-10-28T12:37:00Z" w16du:dateUtc="2026-10-28T16:37:00Z">
        <w:r w:rsidRPr="00120151" w:rsidDel="00DF4F2A">
          <w:rPr>
            <w:rFonts w:ascii="Arial" w:hAnsi="Arial" w:cs="Arial"/>
          </w:rPr>
          <w:lastRenderedPageBreak/>
          <w:delText xml:space="preserve">As demonstrated by high-resolution magnetometer data compiled from the Lunar Prospector and Kaguya missions [16–18], the Moon’s crust carries localized remanent paleomagnetic anomalies (ranging from </w:delText>
        </w:r>
      </w:del>
      <m:oMath>
        <m:r>
          <w:del w:id="62" w:author="Orourke, Aubrie E. (KSC-UBA00)" w:date="2026-10-28T12:37:00Z" w16du:dateUtc="2026-10-28T16:37:00Z">
            <w:rPr>
              <w:rFonts w:ascii="Cambria Math" w:hAnsi="Cambria Math" w:cs="Arial"/>
            </w:rPr>
            <m:t>1</m:t>
          </w:del>
        </m:r>
        <m:r>
          <w:del w:id="63" w:author="Orourke, Aubrie E. (KSC-UBA00)" w:date="2026-10-28T12:37:00Z" w16du:dateUtc="2026-10-28T16:37:00Z">
            <m:rPr>
              <m:nor/>
            </m:rPr>
            <w:rPr>
              <w:rFonts w:ascii="Arial" w:hAnsi="Arial" w:cs="Arial"/>
            </w:rPr>
            <m:t xml:space="preserve"> to </m:t>
          </w:del>
        </m:r>
        <m:r>
          <w:del w:id="64" w:author="Orourke, Aubrie E. (KSC-UBA00)" w:date="2026-10-28T12:37:00Z" w16du:dateUtc="2026-10-28T16:37:00Z">
            <w:rPr>
              <w:rFonts w:ascii="Cambria Math" w:hAnsi="Cambria Math" w:cs="Arial"/>
            </w:rPr>
            <m:t>100</m:t>
          </w:del>
        </m:r>
        <m:r>
          <w:del w:id="65" w:author="Orourke, Aubrie E. (KSC-UBA00)" w:date="2026-10-28T12:37:00Z" w16du:dateUtc="2026-10-28T16:37:00Z">
            <m:rPr>
              <m:nor/>
            </m:rPr>
            <w:rPr>
              <w:rFonts w:ascii="Arial" w:hAnsi="Arial" w:cs="Arial"/>
            </w:rPr>
            <m:t>s of nT</m:t>
          </w:del>
        </m:r>
      </m:oMath>
      <w:del w:id="66" w:author="Orourke, Aubrie E. (KSC-UBA00)" w:date="2026-10-28T12:37:00Z" w16du:dateUtc="2026-10-28T16:37:00Z">
        <w:r w:rsidRPr="00120151" w:rsidDel="00DF4F2A">
          <w:rPr>
            <w:rFonts w:ascii="Arial" w:hAnsi="Arial" w:cs="Arial"/>
          </w:rPr>
          <w:delText xml:space="preserve"> in regions like Reiner Gamma and the Descartes highlands near Apollo 16). However, the candidate Artemis exploration sites in the South Polar region (such as Faustini Rim A, Haworth crater, Connecting Ridge, de Gerlache Rim, Malapert Massif, and Peak Near Shackleton) reside uniformly within a profound near-null magnetic field (NNMF) environment, where ambient crustal fields range between </w:delText>
        </w:r>
      </w:del>
      <m:oMath>
        <m:r>
          <w:del w:id="67" w:author="Orourke, Aubrie E. (KSC-UBA00)" w:date="2026-10-28T12:37:00Z" w16du:dateUtc="2026-10-28T16:37:00Z">
            <w:rPr>
              <w:rFonts w:ascii="Cambria Math" w:hAnsi="Cambria Math" w:cs="Arial"/>
            </w:rPr>
            <m:t>0.40</m:t>
          </w:del>
        </m:r>
        <m:r>
          <w:del w:id="68" w:author="Orourke, Aubrie E. (KSC-UBA00)" w:date="2026-10-28T12:37:00Z" w16du:dateUtc="2026-10-28T16:37:00Z">
            <m:rPr>
              <m:nor/>
            </m:rPr>
            <w:rPr>
              <w:rFonts w:ascii="Arial" w:hAnsi="Arial" w:cs="Arial"/>
            </w:rPr>
            <m:t xml:space="preserve"> and </m:t>
          </w:del>
        </m:r>
        <m:r>
          <w:del w:id="69" w:author="Orourke, Aubrie E. (KSC-UBA00)" w:date="2026-10-28T12:37:00Z" w16du:dateUtc="2026-10-28T16:37:00Z">
            <w:rPr>
              <w:rFonts w:ascii="Cambria Math" w:hAnsi="Cambria Math" w:cs="Arial"/>
            </w:rPr>
            <m:t>0.82</m:t>
          </w:del>
        </m:r>
        <m:r>
          <w:del w:id="70" w:author="Orourke, Aubrie E. (KSC-UBA00)" w:date="2026-10-28T12:37:00Z" w16du:dateUtc="2026-10-28T16:37:00Z">
            <m:rPr>
              <m:nor/>
            </m:rPr>
            <w:rPr>
              <w:rFonts w:ascii="Arial" w:hAnsi="Arial" w:cs="Arial"/>
            </w:rPr>
            <m:t xml:space="preserve"> nT</m:t>
          </w:del>
        </m:r>
      </m:oMath>
      <w:del w:id="71" w:author="Orourke, Aubrie E. (KSC-UBA00)" w:date="2026-10-28T12:37:00Z" w16du:dateUtc="2026-10-28T16:37:00Z">
        <w:r w:rsidRPr="00120151" w:rsidDel="00DF4F2A">
          <w:rPr>
            <w:rFonts w:ascii="Arial" w:hAnsi="Arial" w:cs="Arial"/>
          </w:rPr>
          <w:delText xml:space="preserve"> (Table 1; Figure 1b,c).</w:delText>
        </w:r>
      </w:del>
    </w:p>
    <w:p w14:paraId="49A1ED77" w14:textId="77777777" w:rsidR="002518D0" w:rsidRPr="00120151" w:rsidRDefault="00000000">
      <w:pPr>
        <w:pStyle w:val="BodyText"/>
        <w:rPr>
          <w:rFonts w:ascii="Arial" w:hAnsi="Arial" w:cs="Arial"/>
        </w:rPr>
      </w:pPr>
      <w:r w:rsidRPr="00120151">
        <w:rPr>
          <w:rFonts w:ascii="Arial" w:hAnsi="Arial" w:cs="Arial"/>
          <w:b/>
          <w:bCs/>
        </w:rPr>
        <w:t>Table 1 | Crustal magnetic field magnitude at planned Artemis candidate sites and historical lunar landing locations.</w:t>
      </w:r>
      <w:r w:rsidRPr="00120151">
        <w:rPr>
          <w:rFonts w:ascii="Arial" w:hAnsi="Arial" w:cs="Arial"/>
        </w:rPr>
        <w:t xml:space="preserve"> Coordinates and total magnetic field magnitude </w:t>
      </w:r>
      <m:oMath>
        <m:r>
          <m:rPr>
            <m:sty m:val="p"/>
          </m:rPr>
          <w:rPr>
            <w:rFonts w:ascii="Cambria Math" w:hAnsi="Cambria Math" w:cs="Arial"/>
          </w:rPr>
          <m:t>|</m:t>
        </m:r>
        <m:r>
          <m:rPr>
            <m:sty m:val="bi"/>
          </m:rPr>
          <w:rPr>
            <w:rFonts w:ascii="Cambria Math" w:hAnsi="Cambria Math" w:cs="Arial"/>
          </w:rPr>
          <m:t>B</m:t>
        </m:r>
        <m:r>
          <m:rPr>
            <m:sty m:val="p"/>
          </m:rPr>
          <w:rPr>
            <w:rFonts w:ascii="Cambria Math" w:hAnsi="Cambria Math" w:cs="Arial"/>
          </w:rPr>
          <m:t>|</m:t>
        </m:r>
      </m:oMath>
      <w:r w:rsidRPr="00120151">
        <w:rPr>
          <w:rFonts w:ascii="Arial" w:hAnsi="Arial" w:cs="Arial"/>
        </w:rPr>
        <w:t xml:space="preserve"> at 30 km altitude derived from South Polar and equatorial orbital mapping models [16–18].</w:t>
      </w:r>
    </w:p>
    <w:tbl>
      <w:tblPr>
        <w:tblStyle w:val="Table"/>
        <w:tblW w:w="5875" w:type="pct"/>
        <w:tblInd w:w="-882" w:type="dxa"/>
        <w:tblLayout w:type="fixed"/>
        <w:tblLook w:val="0020" w:firstRow="1" w:lastRow="0" w:firstColumn="0" w:lastColumn="0" w:noHBand="0" w:noVBand="0"/>
      </w:tblPr>
      <w:tblGrid>
        <w:gridCol w:w="1759"/>
        <w:gridCol w:w="3075"/>
        <w:gridCol w:w="1058"/>
        <w:gridCol w:w="1213"/>
        <w:gridCol w:w="1606"/>
        <w:gridCol w:w="2287"/>
      </w:tblGrid>
      <w:tr w:rsidR="002518D0" w:rsidRPr="00120151" w14:paraId="363030C5" w14:textId="77777777" w:rsidTr="00120151">
        <w:trPr>
          <w:cnfStyle w:val="100000000000" w:firstRow="1" w:lastRow="0" w:firstColumn="0" w:lastColumn="0" w:oddVBand="0" w:evenVBand="0" w:oddHBand="0" w:evenHBand="0" w:firstRowFirstColumn="0" w:firstRowLastColumn="0" w:lastRowFirstColumn="0" w:lastRowLastColumn="0"/>
          <w:tblHeader/>
        </w:trPr>
        <w:tc>
          <w:tcPr>
            <w:tcW w:w="1800" w:type="dxa"/>
          </w:tcPr>
          <w:p w14:paraId="641FC778" w14:textId="77777777" w:rsidR="002518D0" w:rsidRPr="00120151" w:rsidRDefault="00000000">
            <w:pPr>
              <w:pStyle w:val="Compact"/>
              <w:rPr>
                <w:rFonts w:ascii="Arial" w:hAnsi="Arial" w:cs="Arial"/>
              </w:rPr>
            </w:pPr>
            <w:r w:rsidRPr="00120151">
              <w:rPr>
                <w:rFonts w:ascii="Arial" w:hAnsi="Arial" w:cs="Arial"/>
              </w:rPr>
              <w:t>Mission</w:t>
            </w:r>
          </w:p>
        </w:tc>
        <w:tc>
          <w:tcPr>
            <w:tcW w:w="3150" w:type="dxa"/>
          </w:tcPr>
          <w:p w14:paraId="32342D3F" w14:textId="77777777" w:rsidR="002518D0" w:rsidRPr="00120151" w:rsidRDefault="00000000">
            <w:pPr>
              <w:pStyle w:val="Compact"/>
              <w:rPr>
                <w:rFonts w:ascii="Arial" w:hAnsi="Arial" w:cs="Arial"/>
              </w:rPr>
            </w:pPr>
            <w:r w:rsidRPr="00120151">
              <w:rPr>
                <w:rFonts w:ascii="Arial" w:hAnsi="Arial" w:cs="Arial"/>
              </w:rPr>
              <w:t>Landing Feature / Candidate Site</w:t>
            </w:r>
          </w:p>
        </w:tc>
        <w:tc>
          <w:tcPr>
            <w:tcW w:w="1080" w:type="dxa"/>
          </w:tcPr>
          <w:p w14:paraId="16B89DE2" w14:textId="77777777" w:rsidR="002518D0" w:rsidRPr="00120151" w:rsidRDefault="00000000">
            <w:pPr>
              <w:pStyle w:val="Compact"/>
              <w:jc w:val="center"/>
              <w:rPr>
                <w:rFonts w:ascii="Arial" w:hAnsi="Arial" w:cs="Arial"/>
              </w:rPr>
            </w:pPr>
            <w:r w:rsidRPr="00120151">
              <w:rPr>
                <w:rFonts w:ascii="Arial" w:hAnsi="Arial" w:cs="Arial"/>
              </w:rPr>
              <w:t>Latitude (</w:t>
            </w:r>
            <m:oMath>
              <m:sSup>
                <m:sSupPr>
                  <m:ctrlPr>
                    <w:rPr>
                      <w:rFonts w:ascii="Cambria Math" w:hAnsi="Cambria Math" w:cs="Arial"/>
                    </w:rPr>
                  </m:ctrlPr>
                </m:sSupPr>
                <m:e>
                  <m:r>
                    <w:rPr>
                      <w:rFonts w:ascii="Cambria Math" w:hAnsi="Cambria Math" w:cs="Arial"/>
                    </w:rPr>
                    <m:t>​</m:t>
                  </m:r>
                </m:e>
                <m:sup>
                  <m:r>
                    <m:rPr>
                      <m:sty m:val="p"/>
                    </m:rPr>
                    <w:rPr>
                      <w:rFonts w:ascii="Cambria Math" w:hAnsi="Cambria Math" w:cs="Arial"/>
                    </w:rPr>
                    <m:t>∘</m:t>
                  </m:r>
                </m:sup>
              </m:sSup>
            </m:oMath>
            <w:r w:rsidRPr="00120151">
              <w:rPr>
                <w:rFonts w:ascii="Arial" w:hAnsi="Arial" w:cs="Arial"/>
              </w:rPr>
              <w:t>)</w:t>
            </w:r>
          </w:p>
        </w:tc>
        <w:tc>
          <w:tcPr>
            <w:tcW w:w="1239" w:type="dxa"/>
          </w:tcPr>
          <w:p w14:paraId="438DB254" w14:textId="77777777" w:rsidR="002518D0" w:rsidRPr="00120151" w:rsidRDefault="00000000">
            <w:pPr>
              <w:pStyle w:val="Compact"/>
              <w:jc w:val="center"/>
              <w:rPr>
                <w:rFonts w:ascii="Arial" w:hAnsi="Arial" w:cs="Arial"/>
              </w:rPr>
            </w:pPr>
            <w:r w:rsidRPr="00120151">
              <w:rPr>
                <w:rFonts w:ascii="Arial" w:hAnsi="Arial" w:cs="Arial"/>
              </w:rPr>
              <w:t>Longitude (</w:t>
            </w:r>
            <m:oMath>
              <m:sSup>
                <m:sSupPr>
                  <m:ctrlPr>
                    <w:rPr>
                      <w:rFonts w:ascii="Cambria Math" w:hAnsi="Cambria Math" w:cs="Arial"/>
                    </w:rPr>
                  </m:ctrlPr>
                </m:sSupPr>
                <m:e>
                  <m:r>
                    <w:rPr>
                      <w:rFonts w:ascii="Cambria Math" w:hAnsi="Cambria Math" w:cs="Arial"/>
                    </w:rPr>
                    <m:t>​</m:t>
                  </m:r>
                </m:e>
                <m:sup>
                  <m:r>
                    <m:rPr>
                      <m:sty m:val="p"/>
                    </m:rPr>
                    <w:rPr>
                      <w:rFonts w:ascii="Cambria Math" w:hAnsi="Cambria Math" w:cs="Arial"/>
                    </w:rPr>
                    <m:t>∘</m:t>
                  </m:r>
                </m:sup>
              </m:sSup>
            </m:oMath>
            <w:r w:rsidRPr="00120151">
              <w:rPr>
                <w:rFonts w:ascii="Arial" w:hAnsi="Arial" w:cs="Arial"/>
              </w:rPr>
              <w:t>)</w:t>
            </w:r>
          </w:p>
        </w:tc>
        <w:tc>
          <w:tcPr>
            <w:tcW w:w="1642" w:type="dxa"/>
          </w:tcPr>
          <w:p w14:paraId="2DFF2871" w14:textId="77777777" w:rsidR="002518D0" w:rsidRPr="00120151" w:rsidRDefault="00000000">
            <w:pPr>
              <w:pStyle w:val="Compact"/>
              <w:jc w:val="center"/>
              <w:rPr>
                <w:rFonts w:ascii="Arial" w:hAnsi="Arial" w:cs="Arial"/>
              </w:rPr>
            </w:pPr>
            <m:oMath>
              <m:r>
                <m:rPr>
                  <m:sty m:val="p"/>
                </m:rPr>
                <w:rPr>
                  <w:rFonts w:ascii="Cambria Math" w:hAnsi="Cambria Math" w:cs="Arial"/>
                </w:rPr>
                <m:t>|</m:t>
              </m:r>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30km</m:t>
                  </m:r>
                </m:sub>
              </m:sSub>
              <m:r>
                <m:rPr>
                  <m:sty m:val="p"/>
                </m:rPr>
                <w:rPr>
                  <w:rFonts w:ascii="Cambria Math" w:hAnsi="Cambria Math" w:cs="Arial"/>
                </w:rPr>
                <m:t>|</m:t>
              </m:r>
            </m:oMath>
            <w:r w:rsidRPr="00120151">
              <w:rPr>
                <w:rFonts w:ascii="Arial" w:hAnsi="Arial" w:cs="Arial"/>
              </w:rPr>
              <w:t xml:space="preserve"> (nT)</w:t>
            </w:r>
          </w:p>
        </w:tc>
        <w:tc>
          <w:tcPr>
            <w:tcW w:w="2341" w:type="dxa"/>
          </w:tcPr>
          <w:p w14:paraId="30BF4E6B" w14:textId="77777777" w:rsidR="002518D0" w:rsidRPr="00120151" w:rsidRDefault="00000000">
            <w:pPr>
              <w:pStyle w:val="Compact"/>
              <w:rPr>
                <w:rFonts w:ascii="Arial" w:hAnsi="Arial" w:cs="Arial"/>
              </w:rPr>
            </w:pPr>
            <w:r w:rsidRPr="00120151">
              <w:rPr>
                <w:rFonts w:ascii="Arial" w:hAnsi="Arial" w:cs="Arial"/>
              </w:rPr>
              <w:t>Field Classification</w:t>
            </w:r>
          </w:p>
        </w:tc>
      </w:tr>
      <w:tr w:rsidR="002518D0" w:rsidRPr="00120151" w14:paraId="20883BDC" w14:textId="77777777" w:rsidTr="00120151">
        <w:tc>
          <w:tcPr>
            <w:tcW w:w="1800" w:type="dxa"/>
          </w:tcPr>
          <w:p w14:paraId="71CBBD7F"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3031995D" w14:textId="77777777" w:rsidR="002518D0" w:rsidRPr="00120151" w:rsidRDefault="00000000">
            <w:pPr>
              <w:pStyle w:val="Compact"/>
              <w:rPr>
                <w:rFonts w:ascii="Arial" w:hAnsi="Arial" w:cs="Arial"/>
              </w:rPr>
            </w:pPr>
            <w:r w:rsidRPr="00120151">
              <w:rPr>
                <w:rFonts w:ascii="Arial" w:hAnsi="Arial" w:cs="Arial"/>
              </w:rPr>
              <w:t>Haworth Crater Rim</w:t>
            </w:r>
          </w:p>
        </w:tc>
        <w:tc>
          <w:tcPr>
            <w:tcW w:w="1080" w:type="dxa"/>
          </w:tcPr>
          <w:p w14:paraId="79D551BC" w14:textId="77777777" w:rsidR="002518D0" w:rsidRPr="00120151" w:rsidRDefault="00000000">
            <w:pPr>
              <w:pStyle w:val="Compact"/>
              <w:jc w:val="center"/>
              <w:rPr>
                <w:rFonts w:ascii="Arial" w:hAnsi="Arial" w:cs="Arial"/>
              </w:rPr>
            </w:pPr>
            <w:r w:rsidRPr="00120151">
              <w:rPr>
                <w:rFonts w:ascii="Arial" w:hAnsi="Arial" w:cs="Arial"/>
              </w:rPr>
              <w:t>-87.40</w:t>
            </w:r>
          </w:p>
        </w:tc>
        <w:tc>
          <w:tcPr>
            <w:tcW w:w="1239" w:type="dxa"/>
          </w:tcPr>
          <w:p w14:paraId="07AD880B" w14:textId="77777777" w:rsidR="002518D0" w:rsidRPr="00120151" w:rsidRDefault="00000000">
            <w:pPr>
              <w:pStyle w:val="Compact"/>
              <w:jc w:val="center"/>
              <w:rPr>
                <w:rFonts w:ascii="Arial" w:hAnsi="Arial" w:cs="Arial"/>
              </w:rPr>
            </w:pPr>
            <w:r w:rsidRPr="00120151">
              <w:rPr>
                <w:rFonts w:ascii="Arial" w:hAnsi="Arial" w:cs="Arial"/>
              </w:rPr>
              <w:t>358.00</w:t>
            </w:r>
          </w:p>
        </w:tc>
        <w:tc>
          <w:tcPr>
            <w:tcW w:w="1642" w:type="dxa"/>
          </w:tcPr>
          <w:p w14:paraId="2748D34E" w14:textId="77777777" w:rsidR="002518D0" w:rsidRPr="00120151" w:rsidRDefault="00000000">
            <w:pPr>
              <w:pStyle w:val="Compact"/>
              <w:jc w:val="center"/>
              <w:rPr>
                <w:rFonts w:ascii="Arial" w:hAnsi="Arial" w:cs="Arial"/>
              </w:rPr>
            </w:pPr>
            <w:r w:rsidRPr="00120151">
              <w:rPr>
                <w:rFonts w:ascii="Arial" w:hAnsi="Arial" w:cs="Arial"/>
              </w:rPr>
              <w:t>0.40</w:t>
            </w:r>
          </w:p>
        </w:tc>
        <w:tc>
          <w:tcPr>
            <w:tcW w:w="2341" w:type="dxa"/>
          </w:tcPr>
          <w:p w14:paraId="2FDF31DA"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41CFBDFB" w14:textId="77777777" w:rsidTr="00120151">
        <w:tc>
          <w:tcPr>
            <w:tcW w:w="1800" w:type="dxa"/>
          </w:tcPr>
          <w:p w14:paraId="256D1B39"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65BA2B4D" w14:textId="77777777" w:rsidR="002518D0" w:rsidRPr="00120151" w:rsidRDefault="00000000">
            <w:pPr>
              <w:pStyle w:val="Compact"/>
              <w:rPr>
                <w:rFonts w:ascii="Arial" w:hAnsi="Arial" w:cs="Arial"/>
              </w:rPr>
            </w:pPr>
            <w:r w:rsidRPr="00120151">
              <w:rPr>
                <w:rFonts w:ascii="Arial" w:hAnsi="Arial" w:cs="Arial"/>
              </w:rPr>
              <w:t>Faustini Rim A</w:t>
            </w:r>
          </w:p>
        </w:tc>
        <w:tc>
          <w:tcPr>
            <w:tcW w:w="1080" w:type="dxa"/>
          </w:tcPr>
          <w:p w14:paraId="321C21C2" w14:textId="77777777" w:rsidR="002518D0" w:rsidRPr="00120151" w:rsidRDefault="00000000">
            <w:pPr>
              <w:pStyle w:val="Compact"/>
              <w:jc w:val="center"/>
              <w:rPr>
                <w:rFonts w:ascii="Arial" w:hAnsi="Arial" w:cs="Arial"/>
              </w:rPr>
            </w:pPr>
            <w:r w:rsidRPr="00120151">
              <w:rPr>
                <w:rFonts w:ascii="Arial" w:hAnsi="Arial" w:cs="Arial"/>
              </w:rPr>
              <w:t>-85.30</w:t>
            </w:r>
          </w:p>
        </w:tc>
        <w:tc>
          <w:tcPr>
            <w:tcW w:w="1239" w:type="dxa"/>
          </w:tcPr>
          <w:p w14:paraId="7C47E1D2" w14:textId="77777777" w:rsidR="002518D0" w:rsidRPr="00120151" w:rsidRDefault="00000000">
            <w:pPr>
              <w:pStyle w:val="Compact"/>
              <w:jc w:val="center"/>
              <w:rPr>
                <w:rFonts w:ascii="Arial" w:hAnsi="Arial" w:cs="Arial"/>
              </w:rPr>
            </w:pPr>
            <w:r w:rsidRPr="00120151">
              <w:rPr>
                <w:rFonts w:ascii="Arial" w:hAnsi="Arial" w:cs="Arial"/>
              </w:rPr>
              <w:t>77.00</w:t>
            </w:r>
          </w:p>
        </w:tc>
        <w:tc>
          <w:tcPr>
            <w:tcW w:w="1642" w:type="dxa"/>
          </w:tcPr>
          <w:p w14:paraId="6CAF2707" w14:textId="77777777" w:rsidR="002518D0" w:rsidRPr="00120151" w:rsidRDefault="00000000">
            <w:pPr>
              <w:pStyle w:val="Compact"/>
              <w:jc w:val="center"/>
              <w:rPr>
                <w:rFonts w:ascii="Arial" w:hAnsi="Arial" w:cs="Arial"/>
              </w:rPr>
            </w:pPr>
            <w:r w:rsidRPr="00120151">
              <w:rPr>
                <w:rFonts w:ascii="Arial" w:hAnsi="Arial" w:cs="Arial"/>
              </w:rPr>
              <w:t>0.45</w:t>
            </w:r>
          </w:p>
        </w:tc>
        <w:tc>
          <w:tcPr>
            <w:tcW w:w="2341" w:type="dxa"/>
          </w:tcPr>
          <w:p w14:paraId="16792D68"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70F93242" w14:textId="77777777" w:rsidTr="00120151">
        <w:tc>
          <w:tcPr>
            <w:tcW w:w="1800" w:type="dxa"/>
          </w:tcPr>
          <w:p w14:paraId="59B81FCC"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07A8B83E" w14:textId="77777777" w:rsidR="002518D0" w:rsidRPr="00120151" w:rsidRDefault="00000000">
            <w:pPr>
              <w:pStyle w:val="Compact"/>
              <w:rPr>
                <w:rFonts w:ascii="Arial" w:hAnsi="Arial" w:cs="Arial"/>
              </w:rPr>
            </w:pPr>
            <w:r w:rsidRPr="00120151">
              <w:rPr>
                <w:rFonts w:ascii="Arial" w:hAnsi="Arial" w:cs="Arial"/>
              </w:rPr>
              <w:t>de Gerlache Rim 2</w:t>
            </w:r>
          </w:p>
        </w:tc>
        <w:tc>
          <w:tcPr>
            <w:tcW w:w="1080" w:type="dxa"/>
          </w:tcPr>
          <w:p w14:paraId="6EB0E1E9" w14:textId="77777777" w:rsidR="002518D0" w:rsidRPr="00120151" w:rsidRDefault="00000000">
            <w:pPr>
              <w:pStyle w:val="Compact"/>
              <w:jc w:val="center"/>
              <w:rPr>
                <w:rFonts w:ascii="Arial" w:hAnsi="Arial" w:cs="Arial"/>
              </w:rPr>
            </w:pPr>
            <w:r w:rsidRPr="00120151">
              <w:rPr>
                <w:rFonts w:ascii="Arial" w:hAnsi="Arial" w:cs="Arial"/>
              </w:rPr>
              <w:t>-88.70</w:t>
            </w:r>
          </w:p>
        </w:tc>
        <w:tc>
          <w:tcPr>
            <w:tcW w:w="1239" w:type="dxa"/>
          </w:tcPr>
          <w:p w14:paraId="12D79B1D" w14:textId="77777777" w:rsidR="002518D0" w:rsidRPr="00120151" w:rsidRDefault="00000000">
            <w:pPr>
              <w:pStyle w:val="Compact"/>
              <w:jc w:val="center"/>
              <w:rPr>
                <w:rFonts w:ascii="Arial" w:hAnsi="Arial" w:cs="Arial"/>
              </w:rPr>
            </w:pPr>
            <w:r w:rsidRPr="00120151">
              <w:rPr>
                <w:rFonts w:ascii="Arial" w:hAnsi="Arial" w:cs="Arial"/>
              </w:rPr>
              <w:t>294.00</w:t>
            </w:r>
          </w:p>
        </w:tc>
        <w:tc>
          <w:tcPr>
            <w:tcW w:w="1642" w:type="dxa"/>
          </w:tcPr>
          <w:p w14:paraId="74665790" w14:textId="77777777" w:rsidR="002518D0" w:rsidRPr="00120151" w:rsidRDefault="00000000">
            <w:pPr>
              <w:pStyle w:val="Compact"/>
              <w:jc w:val="center"/>
              <w:rPr>
                <w:rFonts w:ascii="Arial" w:hAnsi="Arial" w:cs="Arial"/>
              </w:rPr>
            </w:pPr>
            <w:r w:rsidRPr="00120151">
              <w:rPr>
                <w:rFonts w:ascii="Arial" w:hAnsi="Arial" w:cs="Arial"/>
              </w:rPr>
              <w:t>0.48</w:t>
            </w:r>
          </w:p>
        </w:tc>
        <w:tc>
          <w:tcPr>
            <w:tcW w:w="2341" w:type="dxa"/>
          </w:tcPr>
          <w:p w14:paraId="153A19B7"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2F04CF59" w14:textId="77777777" w:rsidTr="00120151">
        <w:tc>
          <w:tcPr>
            <w:tcW w:w="1800" w:type="dxa"/>
          </w:tcPr>
          <w:p w14:paraId="2309F155"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4F7C1E2C" w14:textId="77777777" w:rsidR="002518D0" w:rsidRPr="00120151" w:rsidRDefault="00000000">
            <w:pPr>
              <w:pStyle w:val="Compact"/>
              <w:rPr>
                <w:rFonts w:ascii="Arial" w:hAnsi="Arial" w:cs="Arial"/>
              </w:rPr>
            </w:pPr>
            <w:r w:rsidRPr="00120151">
              <w:rPr>
                <w:rFonts w:ascii="Arial" w:hAnsi="Arial" w:cs="Arial"/>
              </w:rPr>
              <w:t>de Gerlache Rim 1</w:t>
            </w:r>
          </w:p>
        </w:tc>
        <w:tc>
          <w:tcPr>
            <w:tcW w:w="1080" w:type="dxa"/>
          </w:tcPr>
          <w:p w14:paraId="679E6515" w14:textId="77777777" w:rsidR="002518D0" w:rsidRPr="00120151" w:rsidRDefault="00000000">
            <w:pPr>
              <w:pStyle w:val="Compact"/>
              <w:jc w:val="center"/>
              <w:rPr>
                <w:rFonts w:ascii="Arial" w:hAnsi="Arial" w:cs="Arial"/>
              </w:rPr>
            </w:pPr>
            <w:r w:rsidRPr="00120151">
              <w:rPr>
                <w:rFonts w:ascii="Arial" w:hAnsi="Arial" w:cs="Arial"/>
              </w:rPr>
              <w:t>-88.50</w:t>
            </w:r>
          </w:p>
        </w:tc>
        <w:tc>
          <w:tcPr>
            <w:tcW w:w="1239" w:type="dxa"/>
          </w:tcPr>
          <w:p w14:paraId="4298D46F" w14:textId="77777777" w:rsidR="002518D0" w:rsidRPr="00120151" w:rsidRDefault="00000000">
            <w:pPr>
              <w:pStyle w:val="Compact"/>
              <w:jc w:val="center"/>
              <w:rPr>
                <w:rFonts w:ascii="Arial" w:hAnsi="Arial" w:cs="Arial"/>
              </w:rPr>
            </w:pPr>
            <w:r w:rsidRPr="00120151">
              <w:rPr>
                <w:rFonts w:ascii="Arial" w:hAnsi="Arial" w:cs="Arial"/>
              </w:rPr>
              <w:t>290.00</w:t>
            </w:r>
          </w:p>
        </w:tc>
        <w:tc>
          <w:tcPr>
            <w:tcW w:w="1642" w:type="dxa"/>
          </w:tcPr>
          <w:p w14:paraId="7C1A7F30" w14:textId="77777777" w:rsidR="002518D0" w:rsidRPr="00120151" w:rsidRDefault="00000000">
            <w:pPr>
              <w:pStyle w:val="Compact"/>
              <w:jc w:val="center"/>
              <w:rPr>
                <w:rFonts w:ascii="Arial" w:hAnsi="Arial" w:cs="Arial"/>
              </w:rPr>
            </w:pPr>
            <w:r w:rsidRPr="00120151">
              <w:rPr>
                <w:rFonts w:ascii="Arial" w:hAnsi="Arial" w:cs="Arial"/>
              </w:rPr>
              <w:t>0.50</w:t>
            </w:r>
          </w:p>
        </w:tc>
        <w:tc>
          <w:tcPr>
            <w:tcW w:w="2341" w:type="dxa"/>
          </w:tcPr>
          <w:p w14:paraId="1F8E3E9D"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775C2400" w14:textId="77777777" w:rsidTr="00120151">
        <w:tc>
          <w:tcPr>
            <w:tcW w:w="1800" w:type="dxa"/>
          </w:tcPr>
          <w:p w14:paraId="669359A7"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3DE35115" w14:textId="77777777" w:rsidR="002518D0" w:rsidRPr="00120151" w:rsidRDefault="00000000">
            <w:pPr>
              <w:pStyle w:val="Compact"/>
              <w:rPr>
                <w:rFonts w:ascii="Arial" w:hAnsi="Arial" w:cs="Arial"/>
              </w:rPr>
            </w:pPr>
            <w:r w:rsidRPr="00120151">
              <w:rPr>
                <w:rFonts w:ascii="Arial" w:hAnsi="Arial" w:cs="Arial"/>
              </w:rPr>
              <w:t>de Gerlache-Kocher Massif</w:t>
            </w:r>
          </w:p>
        </w:tc>
        <w:tc>
          <w:tcPr>
            <w:tcW w:w="1080" w:type="dxa"/>
          </w:tcPr>
          <w:p w14:paraId="54AA5E4E" w14:textId="77777777" w:rsidR="002518D0" w:rsidRPr="00120151" w:rsidRDefault="00000000">
            <w:pPr>
              <w:pStyle w:val="Compact"/>
              <w:jc w:val="center"/>
              <w:rPr>
                <w:rFonts w:ascii="Arial" w:hAnsi="Arial" w:cs="Arial"/>
              </w:rPr>
            </w:pPr>
            <w:r w:rsidRPr="00120151">
              <w:rPr>
                <w:rFonts w:ascii="Arial" w:hAnsi="Arial" w:cs="Arial"/>
              </w:rPr>
              <w:t>-86.00</w:t>
            </w:r>
          </w:p>
        </w:tc>
        <w:tc>
          <w:tcPr>
            <w:tcW w:w="1239" w:type="dxa"/>
          </w:tcPr>
          <w:p w14:paraId="26F0C1B6" w14:textId="77777777" w:rsidR="002518D0" w:rsidRPr="00120151" w:rsidRDefault="00000000">
            <w:pPr>
              <w:pStyle w:val="Compact"/>
              <w:jc w:val="center"/>
              <w:rPr>
                <w:rFonts w:ascii="Arial" w:hAnsi="Arial" w:cs="Arial"/>
              </w:rPr>
            </w:pPr>
            <w:r w:rsidRPr="00120151">
              <w:rPr>
                <w:rFonts w:ascii="Arial" w:hAnsi="Arial" w:cs="Arial"/>
              </w:rPr>
              <w:t>285.00</w:t>
            </w:r>
          </w:p>
        </w:tc>
        <w:tc>
          <w:tcPr>
            <w:tcW w:w="1642" w:type="dxa"/>
          </w:tcPr>
          <w:p w14:paraId="7D4421C1" w14:textId="77777777" w:rsidR="002518D0" w:rsidRPr="00120151" w:rsidRDefault="00000000">
            <w:pPr>
              <w:pStyle w:val="Compact"/>
              <w:jc w:val="center"/>
              <w:rPr>
                <w:rFonts w:ascii="Arial" w:hAnsi="Arial" w:cs="Arial"/>
              </w:rPr>
            </w:pPr>
            <w:r w:rsidRPr="00120151">
              <w:rPr>
                <w:rFonts w:ascii="Arial" w:hAnsi="Arial" w:cs="Arial"/>
              </w:rPr>
              <w:t>0.52</w:t>
            </w:r>
          </w:p>
        </w:tc>
        <w:tc>
          <w:tcPr>
            <w:tcW w:w="2341" w:type="dxa"/>
          </w:tcPr>
          <w:p w14:paraId="39CFE39F"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2093B68C" w14:textId="77777777" w:rsidTr="00120151">
        <w:tc>
          <w:tcPr>
            <w:tcW w:w="1800" w:type="dxa"/>
          </w:tcPr>
          <w:p w14:paraId="24DDFAA7"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72E5ACA9" w14:textId="77777777" w:rsidR="002518D0" w:rsidRPr="00120151" w:rsidRDefault="00000000">
            <w:pPr>
              <w:pStyle w:val="Compact"/>
              <w:rPr>
                <w:rFonts w:ascii="Arial" w:hAnsi="Arial" w:cs="Arial"/>
              </w:rPr>
            </w:pPr>
            <w:r w:rsidRPr="00120151">
              <w:rPr>
                <w:rFonts w:ascii="Arial" w:hAnsi="Arial" w:cs="Arial"/>
              </w:rPr>
              <w:t>Malapert Massif</w:t>
            </w:r>
          </w:p>
        </w:tc>
        <w:tc>
          <w:tcPr>
            <w:tcW w:w="1080" w:type="dxa"/>
          </w:tcPr>
          <w:p w14:paraId="701DC0FC" w14:textId="77777777" w:rsidR="002518D0" w:rsidRPr="00120151" w:rsidRDefault="00000000">
            <w:pPr>
              <w:pStyle w:val="Compact"/>
              <w:jc w:val="center"/>
              <w:rPr>
                <w:rFonts w:ascii="Arial" w:hAnsi="Arial" w:cs="Arial"/>
              </w:rPr>
            </w:pPr>
            <w:r w:rsidRPr="00120151">
              <w:rPr>
                <w:rFonts w:ascii="Arial" w:hAnsi="Arial" w:cs="Arial"/>
              </w:rPr>
              <w:t>-86.00</w:t>
            </w:r>
          </w:p>
        </w:tc>
        <w:tc>
          <w:tcPr>
            <w:tcW w:w="1239" w:type="dxa"/>
          </w:tcPr>
          <w:p w14:paraId="40816B79" w14:textId="77777777" w:rsidR="002518D0" w:rsidRPr="00120151" w:rsidRDefault="00000000">
            <w:pPr>
              <w:pStyle w:val="Compact"/>
              <w:jc w:val="center"/>
              <w:rPr>
                <w:rFonts w:ascii="Arial" w:hAnsi="Arial" w:cs="Arial"/>
              </w:rPr>
            </w:pPr>
            <w:r w:rsidRPr="00120151">
              <w:rPr>
                <w:rFonts w:ascii="Arial" w:hAnsi="Arial" w:cs="Arial"/>
              </w:rPr>
              <w:t>0.00</w:t>
            </w:r>
          </w:p>
        </w:tc>
        <w:tc>
          <w:tcPr>
            <w:tcW w:w="1642" w:type="dxa"/>
          </w:tcPr>
          <w:p w14:paraId="4004D866" w14:textId="77777777" w:rsidR="002518D0" w:rsidRPr="00120151" w:rsidRDefault="00000000">
            <w:pPr>
              <w:pStyle w:val="Compact"/>
              <w:jc w:val="center"/>
              <w:rPr>
                <w:rFonts w:ascii="Arial" w:hAnsi="Arial" w:cs="Arial"/>
              </w:rPr>
            </w:pPr>
            <w:r w:rsidRPr="00120151">
              <w:rPr>
                <w:rFonts w:ascii="Arial" w:hAnsi="Arial" w:cs="Arial"/>
              </w:rPr>
              <w:t>0.55</w:t>
            </w:r>
          </w:p>
        </w:tc>
        <w:tc>
          <w:tcPr>
            <w:tcW w:w="2341" w:type="dxa"/>
          </w:tcPr>
          <w:p w14:paraId="14EE99EC"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42B0BB12" w14:textId="77777777" w:rsidTr="00120151">
        <w:tc>
          <w:tcPr>
            <w:tcW w:w="1800" w:type="dxa"/>
          </w:tcPr>
          <w:p w14:paraId="5DCEDB18"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63B8176F" w14:textId="77777777" w:rsidR="002518D0" w:rsidRPr="00120151" w:rsidRDefault="00000000">
            <w:pPr>
              <w:pStyle w:val="Compact"/>
              <w:rPr>
                <w:rFonts w:ascii="Arial" w:hAnsi="Arial" w:cs="Arial"/>
              </w:rPr>
            </w:pPr>
            <w:r w:rsidRPr="00120151">
              <w:rPr>
                <w:rFonts w:ascii="Arial" w:hAnsi="Arial" w:cs="Arial"/>
              </w:rPr>
              <w:t>Nobile Rim 2</w:t>
            </w:r>
          </w:p>
        </w:tc>
        <w:tc>
          <w:tcPr>
            <w:tcW w:w="1080" w:type="dxa"/>
          </w:tcPr>
          <w:p w14:paraId="2867F6DC" w14:textId="77777777" w:rsidR="002518D0" w:rsidRPr="00120151" w:rsidRDefault="00000000">
            <w:pPr>
              <w:pStyle w:val="Compact"/>
              <w:jc w:val="center"/>
              <w:rPr>
                <w:rFonts w:ascii="Arial" w:hAnsi="Arial" w:cs="Arial"/>
              </w:rPr>
            </w:pPr>
            <w:r w:rsidRPr="00120151">
              <w:rPr>
                <w:rFonts w:ascii="Arial" w:hAnsi="Arial" w:cs="Arial"/>
              </w:rPr>
              <w:t>-84.80</w:t>
            </w:r>
          </w:p>
        </w:tc>
        <w:tc>
          <w:tcPr>
            <w:tcW w:w="1239" w:type="dxa"/>
          </w:tcPr>
          <w:p w14:paraId="3776213A" w14:textId="77777777" w:rsidR="002518D0" w:rsidRPr="00120151" w:rsidRDefault="00000000">
            <w:pPr>
              <w:pStyle w:val="Compact"/>
              <w:jc w:val="center"/>
              <w:rPr>
                <w:rFonts w:ascii="Arial" w:hAnsi="Arial" w:cs="Arial"/>
              </w:rPr>
            </w:pPr>
            <w:r w:rsidRPr="00120151">
              <w:rPr>
                <w:rFonts w:ascii="Arial" w:hAnsi="Arial" w:cs="Arial"/>
              </w:rPr>
              <w:t>47.00</w:t>
            </w:r>
          </w:p>
        </w:tc>
        <w:tc>
          <w:tcPr>
            <w:tcW w:w="1642" w:type="dxa"/>
          </w:tcPr>
          <w:p w14:paraId="49E5769A" w14:textId="77777777" w:rsidR="002518D0" w:rsidRPr="00120151" w:rsidRDefault="00000000">
            <w:pPr>
              <w:pStyle w:val="Compact"/>
              <w:jc w:val="center"/>
              <w:rPr>
                <w:rFonts w:ascii="Arial" w:hAnsi="Arial" w:cs="Arial"/>
              </w:rPr>
            </w:pPr>
            <w:r w:rsidRPr="00120151">
              <w:rPr>
                <w:rFonts w:ascii="Arial" w:hAnsi="Arial" w:cs="Arial"/>
              </w:rPr>
              <w:t>0.58</w:t>
            </w:r>
          </w:p>
        </w:tc>
        <w:tc>
          <w:tcPr>
            <w:tcW w:w="2341" w:type="dxa"/>
          </w:tcPr>
          <w:p w14:paraId="0303C532"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29F3C3E8" w14:textId="77777777" w:rsidTr="00120151">
        <w:tc>
          <w:tcPr>
            <w:tcW w:w="1800" w:type="dxa"/>
          </w:tcPr>
          <w:p w14:paraId="11058C51"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1CE4C3B0" w14:textId="77777777" w:rsidR="002518D0" w:rsidRPr="00120151" w:rsidRDefault="00000000">
            <w:pPr>
              <w:pStyle w:val="Compact"/>
              <w:rPr>
                <w:rFonts w:ascii="Arial" w:hAnsi="Arial" w:cs="Arial"/>
              </w:rPr>
            </w:pPr>
            <w:r w:rsidRPr="00120151">
              <w:rPr>
                <w:rFonts w:ascii="Arial" w:hAnsi="Arial" w:cs="Arial"/>
              </w:rPr>
              <w:t>Connecting Ridge</w:t>
            </w:r>
          </w:p>
        </w:tc>
        <w:tc>
          <w:tcPr>
            <w:tcW w:w="1080" w:type="dxa"/>
          </w:tcPr>
          <w:p w14:paraId="0F33FCA0" w14:textId="77777777" w:rsidR="002518D0" w:rsidRPr="00120151" w:rsidRDefault="00000000">
            <w:pPr>
              <w:pStyle w:val="Compact"/>
              <w:jc w:val="center"/>
              <w:rPr>
                <w:rFonts w:ascii="Arial" w:hAnsi="Arial" w:cs="Arial"/>
              </w:rPr>
            </w:pPr>
            <w:r w:rsidRPr="00120151">
              <w:rPr>
                <w:rFonts w:ascii="Arial" w:hAnsi="Arial" w:cs="Arial"/>
              </w:rPr>
              <w:t>-88.00</w:t>
            </w:r>
          </w:p>
        </w:tc>
        <w:tc>
          <w:tcPr>
            <w:tcW w:w="1239" w:type="dxa"/>
          </w:tcPr>
          <w:p w14:paraId="586F36C1" w14:textId="77777777" w:rsidR="002518D0" w:rsidRPr="00120151" w:rsidRDefault="00000000">
            <w:pPr>
              <w:pStyle w:val="Compact"/>
              <w:jc w:val="center"/>
              <w:rPr>
                <w:rFonts w:ascii="Arial" w:hAnsi="Arial" w:cs="Arial"/>
              </w:rPr>
            </w:pPr>
            <w:r w:rsidRPr="00120151">
              <w:rPr>
                <w:rFonts w:ascii="Arial" w:hAnsi="Arial" w:cs="Arial"/>
              </w:rPr>
              <w:t>137.00</w:t>
            </w:r>
          </w:p>
        </w:tc>
        <w:tc>
          <w:tcPr>
            <w:tcW w:w="1642" w:type="dxa"/>
          </w:tcPr>
          <w:p w14:paraId="3D945F88" w14:textId="77777777" w:rsidR="002518D0" w:rsidRPr="00120151" w:rsidRDefault="00000000">
            <w:pPr>
              <w:pStyle w:val="Compact"/>
              <w:jc w:val="center"/>
              <w:rPr>
                <w:rFonts w:ascii="Arial" w:hAnsi="Arial" w:cs="Arial"/>
              </w:rPr>
            </w:pPr>
            <w:r w:rsidRPr="00120151">
              <w:rPr>
                <w:rFonts w:ascii="Arial" w:hAnsi="Arial" w:cs="Arial"/>
              </w:rPr>
              <w:t>0.60</w:t>
            </w:r>
          </w:p>
        </w:tc>
        <w:tc>
          <w:tcPr>
            <w:tcW w:w="2341" w:type="dxa"/>
          </w:tcPr>
          <w:p w14:paraId="0021C0F2"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7DBE6114" w14:textId="77777777" w:rsidTr="00120151">
        <w:tc>
          <w:tcPr>
            <w:tcW w:w="1800" w:type="dxa"/>
          </w:tcPr>
          <w:p w14:paraId="07AF5368"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6C1F8084" w14:textId="77777777" w:rsidR="002518D0" w:rsidRPr="00120151" w:rsidRDefault="00000000">
            <w:pPr>
              <w:pStyle w:val="Compact"/>
              <w:rPr>
                <w:rFonts w:ascii="Arial" w:hAnsi="Arial" w:cs="Arial"/>
              </w:rPr>
            </w:pPr>
            <w:r w:rsidRPr="00120151">
              <w:rPr>
                <w:rFonts w:ascii="Arial" w:hAnsi="Arial" w:cs="Arial"/>
              </w:rPr>
              <w:t>Nobile Rim 1</w:t>
            </w:r>
          </w:p>
        </w:tc>
        <w:tc>
          <w:tcPr>
            <w:tcW w:w="1080" w:type="dxa"/>
          </w:tcPr>
          <w:p w14:paraId="0F922997" w14:textId="77777777" w:rsidR="002518D0" w:rsidRPr="00120151" w:rsidRDefault="00000000">
            <w:pPr>
              <w:pStyle w:val="Compact"/>
              <w:jc w:val="center"/>
              <w:rPr>
                <w:rFonts w:ascii="Arial" w:hAnsi="Arial" w:cs="Arial"/>
              </w:rPr>
            </w:pPr>
            <w:r w:rsidRPr="00120151">
              <w:rPr>
                <w:rFonts w:ascii="Arial" w:hAnsi="Arial" w:cs="Arial"/>
              </w:rPr>
              <w:t>-85.40</w:t>
            </w:r>
          </w:p>
        </w:tc>
        <w:tc>
          <w:tcPr>
            <w:tcW w:w="1239" w:type="dxa"/>
          </w:tcPr>
          <w:p w14:paraId="75522D0A" w14:textId="77777777" w:rsidR="002518D0" w:rsidRPr="00120151" w:rsidRDefault="00000000">
            <w:pPr>
              <w:pStyle w:val="Compact"/>
              <w:jc w:val="center"/>
              <w:rPr>
                <w:rFonts w:ascii="Arial" w:hAnsi="Arial" w:cs="Arial"/>
              </w:rPr>
            </w:pPr>
            <w:r w:rsidRPr="00120151">
              <w:rPr>
                <w:rFonts w:ascii="Arial" w:hAnsi="Arial" w:cs="Arial"/>
              </w:rPr>
              <w:t>35.00</w:t>
            </w:r>
          </w:p>
        </w:tc>
        <w:tc>
          <w:tcPr>
            <w:tcW w:w="1642" w:type="dxa"/>
          </w:tcPr>
          <w:p w14:paraId="6C96D8C2" w14:textId="77777777" w:rsidR="002518D0" w:rsidRPr="00120151" w:rsidRDefault="00000000">
            <w:pPr>
              <w:pStyle w:val="Compact"/>
              <w:jc w:val="center"/>
              <w:rPr>
                <w:rFonts w:ascii="Arial" w:hAnsi="Arial" w:cs="Arial"/>
              </w:rPr>
            </w:pPr>
            <w:r w:rsidRPr="00120151">
              <w:rPr>
                <w:rFonts w:ascii="Arial" w:hAnsi="Arial" w:cs="Arial"/>
              </w:rPr>
              <w:t>0.62</w:t>
            </w:r>
          </w:p>
        </w:tc>
        <w:tc>
          <w:tcPr>
            <w:tcW w:w="2341" w:type="dxa"/>
          </w:tcPr>
          <w:p w14:paraId="72067B8A"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46E63FAC" w14:textId="77777777" w:rsidTr="00120151">
        <w:tc>
          <w:tcPr>
            <w:tcW w:w="1800" w:type="dxa"/>
          </w:tcPr>
          <w:p w14:paraId="0B9F3787"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7621E1DF" w14:textId="77777777" w:rsidR="002518D0" w:rsidRPr="00120151" w:rsidRDefault="00000000">
            <w:pPr>
              <w:pStyle w:val="Compact"/>
              <w:rPr>
                <w:rFonts w:ascii="Arial" w:hAnsi="Arial" w:cs="Arial"/>
              </w:rPr>
            </w:pPr>
            <w:r w:rsidRPr="00120151">
              <w:rPr>
                <w:rFonts w:ascii="Arial" w:hAnsi="Arial" w:cs="Arial"/>
              </w:rPr>
              <w:t>Connecting Ridge Extension</w:t>
            </w:r>
          </w:p>
        </w:tc>
        <w:tc>
          <w:tcPr>
            <w:tcW w:w="1080" w:type="dxa"/>
          </w:tcPr>
          <w:p w14:paraId="0CE3322F" w14:textId="77777777" w:rsidR="002518D0" w:rsidRPr="00120151" w:rsidRDefault="00000000">
            <w:pPr>
              <w:pStyle w:val="Compact"/>
              <w:jc w:val="center"/>
              <w:rPr>
                <w:rFonts w:ascii="Arial" w:hAnsi="Arial" w:cs="Arial"/>
              </w:rPr>
            </w:pPr>
            <w:r w:rsidRPr="00120151">
              <w:rPr>
                <w:rFonts w:ascii="Arial" w:hAnsi="Arial" w:cs="Arial"/>
              </w:rPr>
              <w:t>-88.30</w:t>
            </w:r>
          </w:p>
        </w:tc>
        <w:tc>
          <w:tcPr>
            <w:tcW w:w="1239" w:type="dxa"/>
          </w:tcPr>
          <w:p w14:paraId="0308E675" w14:textId="77777777" w:rsidR="002518D0" w:rsidRPr="00120151" w:rsidRDefault="00000000">
            <w:pPr>
              <w:pStyle w:val="Compact"/>
              <w:jc w:val="center"/>
              <w:rPr>
                <w:rFonts w:ascii="Arial" w:hAnsi="Arial" w:cs="Arial"/>
              </w:rPr>
            </w:pPr>
            <w:r w:rsidRPr="00120151">
              <w:rPr>
                <w:rFonts w:ascii="Arial" w:hAnsi="Arial" w:cs="Arial"/>
              </w:rPr>
              <w:t>148.00</w:t>
            </w:r>
          </w:p>
        </w:tc>
        <w:tc>
          <w:tcPr>
            <w:tcW w:w="1642" w:type="dxa"/>
          </w:tcPr>
          <w:p w14:paraId="077DBE85" w14:textId="77777777" w:rsidR="002518D0" w:rsidRPr="00120151" w:rsidRDefault="00000000">
            <w:pPr>
              <w:pStyle w:val="Compact"/>
              <w:jc w:val="center"/>
              <w:rPr>
                <w:rFonts w:ascii="Arial" w:hAnsi="Arial" w:cs="Arial"/>
              </w:rPr>
            </w:pPr>
            <w:r w:rsidRPr="00120151">
              <w:rPr>
                <w:rFonts w:ascii="Arial" w:hAnsi="Arial" w:cs="Arial"/>
              </w:rPr>
              <w:t>0.65</w:t>
            </w:r>
          </w:p>
        </w:tc>
        <w:tc>
          <w:tcPr>
            <w:tcW w:w="2341" w:type="dxa"/>
          </w:tcPr>
          <w:p w14:paraId="7E02A7A4"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3C7A295F" w14:textId="77777777" w:rsidTr="00120151">
        <w:tc>
          <w:tcPr>
            <w:tcW w:w="1800" w:type="dxa"/>
          </w:tcPr>
          <w:p w14:paraId="0A2572D8"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59B37546" w14:textId="77777777" w:rsidR="002518D0" w:rsidRPr="00120151" w:rsidRDefault="00000000">
            <w:pPr>
              <w:pStyle w:val="Compact"/>
              <w:rPr>
                <w:rFonts w:ascii="Arial" w:hAnsi="Arial" w:cs="Arial"/>
              </w:rPr>
            </w:pPr>
            <w:r w:rsidRPr="00120151">
              <w:rPr>
                <w:rFonts w:ascii="Arial" w:hAnsi="Arial" w:cs="Arial"/>
              </w:rPr>
              <w:t>Amundsen Rim</w:t>
            </w:r>
          </w:p>
        </w:tc>
        <w:tc>
          <w:tcPr>
            <w:tcW w:w="1080" w:type="dxa"/>
          </w:tcPr>
          <w:p w14:paraId="54A6F018" w14:textId="77777777" w:rsidR="002518D0" w:rsidRPr="00120151" w:rsidRDefault="00000000">
            <w:pPr>
              <w:pStyle w:val="Compact"/>
              <w:jc w:val="center"/>
              <w:rPr>
                <w:rFonts w:ascii="Arial" w:hAnsi="Arial" w:cs="Arial"/>
              </w:rPr>
            </w:pPr>
            <w:r w:rsidRPr="00120151">
              <w:rPr>
                <w:rFonts w:ascii="Arial" w:hAnsi="Arial" w:cs="Arial"/>
              </w:rPr>
              <w:t>-84.50</w:t>
            </w:r>
          </w:p>
        </w:tc>
        <w:tc>
          <w:tcPr>
            <w:tcW w:w="1239" w:type="dxa"/>
          </w:tcPr>
          <w:p w14:paraId="2355B79D" w14:textId="77777777" w:rsidR="002518D0" w:rsidRPr="00120151" w:rsidRDefault="00000000">
            <w:pPr>
              <w:pStyle w:val="Compact"/>
              <w:jc w:val="center"/>
              <w:rPr>
                <w:rFonts w:ascii="Arial" w:hAnsi="Arial" w:cs="Arial"/>
              </w:rPr>
            </w:pPr>
            <w:r w:rsidRPr="00120151">
              <w:rPr>
                <w:rFonts w:ascii="Arial" w:hAnsi="Arial" w:cs="Arial"/>
              </w:rPr>
              <w:t>85.00</w:t>
            </w:r>
          </w:p>
        </w:tc>
        <w:tc>
          <w:tcPr>
            <w:tcW w:w="1642" w:type="dxa"/>
          </w:tcPr>
          <w:p w14:paraId="2A71D548" w14:textId="77777777" w:rsidR="002518D0" w:rsidRPr="00120151" w:rsidRDefault="00000000">
            <w:pPr>
              <w:pStyle w:val="Compact"/>
              <w:jc w:val="center"/>
              <w:rPr>
                <w:rFonts w:ascii="Arial" w:hAnsi="Arial" w:cs="Arial"/>
              </w:rPr>
            </w:pPr>
            <w:r w:rsidRPr="00120151">
              <w:rPr>
                <w:rFonts w:ascii="Arial" w:hAnsi="Arial" w:cs="Arial"/>
              </w:rPr>
              <w:t>0.65</w:t>
            </w:r>
          </w:p>
        </w:tc>
        <w:tc>
          <w:tcPr>
            <w:tcW w:w="2341" w:type="dxa"/>
          </w:tcPr>
          <w:p w14:paraId="6C0FFD6D"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646A275E" w14:textId="77777777" w:rsidTr="00120151">
        <w:tc>
          <w:tcPr>
            <w:tcW w:w="1800" w:type="dxa"/>
          </w:tcPr>
          <w:p w14:paraId="3591F535"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3B78C7F9" w14:textId="77777777" w:rsidR="002518D0" w:rsidRPr="00120151" w:rsidRDefault="00000000">
            <w:pPr>
              <w:pStyle w:val="Compact"/>
              <w:rPr>
                <w:rFonts w:ascii="Arial" w:hAnsi="Arial" w:cs="Arial"/>
              </w:rPr>
            </w:pPr>
            <w:r w:rsidRPr="00120151">
              <w:rPr>
                <w:rFonts w:ascii="Arial" w:hAnsi="Arial" w:cs="Arial"/>
              </w:rPr>
              <w:t>Leibnitz Beta Plateau</w:t>
            </w:r>
          </w:p>
        </w:tc>
        <w:tc>
          <w:tcPr>
            <w:tcW w:w="1080" w:type="dxa"/>
          </w:tcPr>
          <w:p w14:paraId="239C6D81" w14:textId="77777777" w:rsidR="002518D0" w:rsidRPr="00120151" w:rsidRDefault="00000000">
            <w:pPr>
              <w:pStyle w:val="Compact"/>
              <w:jc w:val="center"/>
              <w:rPr>
                <w:rFonts w:ascii="Arial" w:hAnsi="Arial" w:cs="Arial"/>
              </w:rPr>
            </w:pPr>
            <w:r w:rsidRPr="00120151">
              <w:rPr>
                <w:rFonts w:ascii="Arial" w:hAnsi="Arial" w:cs="Arial"/>
              </w:rPr>
              <w:t>-85.00</w:t>
            </w:r>
          </w:p>
        </w:tc>
        <w:tc>
          <w:tcPr>
            <w:tcW w:w="1239" w:type="dxa"/>
          </w:tcPr>
          <w:p w14:paraId="4321C3BB" w14:textId="77777777" w:rsidR="002518D0" w:rsidRPr="00120151" w:rsidRDefault="00000000">
            <w:pPr>
              <w:pStyle w:val="Compact"/>
              <w:jc w:val="center"/>
              <w:rPr>
                <w:rFonts w:ascii="Arial" w:hAnsi="Arial" w:cs="Arial"/>
              </w:rPr>
            </w:pPr>
            <w:r w:rsidRPr="00120151">
              <w:rPr>
                <w:rFonts w:ascii="Arial" w:hAnsi="Arial" w:cs="Arial"/>
              </w:rPr>
              <w:t>31.00</w:t>
            </w:r>
          </w:p>
        </w:tc>
        <w:tc>
          <w:tcPr>
            <w:tcW w:w="1642" w:type="dxa"/>
          </w:tcPr>
          <w:p w14:paraId="015EBCEC" w14:textId="77777777" w:rsidR="002518D0" w:rsidRPr="00120151" w:rsidRDefault="00000000">
            <w:pPr>
              <w:pStyle w:val="Compact"/>
              <w:jc w:val="center"/>
              <w:rPr>
                <w:rFonts w:ascii="Arial" w:hAnsi="Arial" w:cs="Arial"/>
              </w:rPr>
            </w:pPr>
            <w:r w:rsidRPr="00120151">
              <w:rPr>
                <w:rFonts w:ascii="Arial" w:hAnsi="Arial" w:cs="Arial"/>
              </w:rPr>
              <w:t>0.70</w:t>
            </w:r>
          </w:p>
        </w:tc>
        <w:tc>
          <w:tcPr>
            <w:tcW w:w="2341" w:type="dxa"/>
          </w:tcPr>
          <w:p w14:paraId="2A825100"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0A28C7B8" w14:textId="77777777" w:rsidTr="00120151">
        <w:tc>
          <w:tcPr>
            <w:tcW w:w="1800" w:type="dxa"/>
          </w:tcPr>
          <w:p w14:paraId="57753998"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472F68CA" w14:textId="77777777" w:rsidR="002518D0" w:rsidRPr="00120151" w:rsidRDefault="00000000">
            <w:pPr>
              <w:pStyle w:val="Compact"/>
              <w:rPr>
                <w:rFonts w:ascii="Arial" w:hAnsi="Arial" w:cs="Arial"/>
              </w:rPr>
            </w:pPr>
            <w:r w:rsidRPr="00120151">
              <w:rPr>
                <w:rFonts w:ascii="Arial" w:hAnsi="Arial" w:cs="Arial"/>
              </w:rPr>
              <w:t>Peak Near Shackleton</w:t>
            </w:r>
          </w:p>
        </w:tc>
        <w:tc>
          <w:tcPr>
            <w:tcW w:w="1080" w:type="dxa"/>
          </w:tcPr>
          <w:p w14:paraId="00D3EECB" w14:textId="77777777" w:rsidR="002518D0" w:rsidRPr="00120151" w:rsidRDefault="00000000">
            <w:pPr>
              <w:pStyle w:val="Compact"/>
              <w:jc w:val="center"/>
              <w:rPr>
                <w:rFonts w:ascii="Arial" w:hAnsi="Arial" w:cs="Arial"/>
              </w:rPr>
            </w:pPr>
            <w:r w:rsidRPr="00120151">
              <w:rPr>
                <w:rFonts w:ascii="Arial" w:hAnsi="Arial" w:cs="Arial"/>
              </w:rPr>
              <w:t>-89.70</w:t>
            </w:r>
          </w:p>
        </w:tc>
        <w:tc>
          <w:tcPr>
            <w:tcW w:w="1239" w:type="dxa"/>
          </w:tcPr>
          <w:p w14:paraId="5D7C9A51" w14:textId="77777777" w:rsidR="002518D0" w:rsidRPr="00120151" w:rsidRDefault="00000000">
            <w:pPr>
              <w:pStyle w:val="Compact"/>
              <w:jc w:val="center"/>
              <w:rPr>
                <w:rFonts w:ascii="Arial" w:hAnsi="Arial" w:cs="Arial"/>
              </w:rPr>
            </w:pPr>
            <w:r w:rsidRPr="00120151">
              <w:rPr>
                <w:rFonts w:ascii="Arial" w:hAnsi="Arial" w:cs="Arial"/>
              </w:rPr>
              <w:t>166.00</w:t>
            </w:r>
          </w:p>
        </w:tc>
        <w:tc>
          <w:tcPr>
            <w:tcW w:w="1642" w:type="dxa"/>
          </w:tcPr>
          <w:p w14:paraId="1038F497" w14:textId="77777777" w:rsidR="002518D0" w:rsidRPr="00120151" w:rsidRDefault="00000000">
            <w:pPr>
              <w:pStyle w:val="Compact"/>
              <w:jc w:val="center"/>
              <w:rPr>
                <w:rFonts w:ascii="Arial" w:hAnsi="Arial" w:cs="Arial"/>
              </w:rPr>
            </w:pPr>
            <w:r w:rsidRPr="00120151">
              <w:rPr>
                <w:rFonts w:ascii="Arial" w:hAnsi="Arial" w:cs="Arial"/>
              </w:rPr>
              <w:t>0.82</w:t>
            </w:r>
          </w:p>
        </w:tc>
        <w:tc>
          <w:tcPr>
            <w:tcW w:w="2341" w:type="dxa"/>
          </w:tcPr>
          <w:p w14:paraId="740BF7A7"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62AE6423" w14:textId="77777777" w:rsidTr="00120151">
        <w:tc>
          <w:tcPr>
            <w:tcW w:w="1800" w:type="dxa"/>
          </w:tcPr>
          <w:p w14:paraId="59828FAB" w14:textId="77777777" w:rsidR="002518D0" w:rsidRPr="00120151" w:rsidRDefault="00000000">
            <w:pPr>
              <w:pStyle w:val="Compact"/>
              <w:rPr>
                <w:rFonts w:ascii="Arial" w:hAnsi="Arial" w:cs="Arial"/>
              </w:rPr>
            </w:pPr>
            <w:r w:rsidRPr="00120151">
              <w:rPr>
                <w:rFonts w:ascii="Arial" w:hAnsi="Arial" w:cs="Arial"/>
                <w:b/>
                <w:bCs/>
              </w:rPr>
              <w:t>Chang’e</w:t>
            </w:r>
          </w:p>
        </w:tc>
        <w:tc>
          <w:tcPr>
            <w:tcW w:w="3150" w:type="dxa"/>
          </w:tcPr>
          <w:p w14:paraId="00CE8B4F" w14:textId="77777777" w:rsidR="002518D0" w:rsidRPr="00120151" w:rsidRDefault="00000000">
            <w:pPr>
              <w:pStyle w:val="Compact"/>
              <w:rPr>
                <w:rFonts w:ascii="Arial" w:hAnsi="Arial" w:cs="Arial"/>
              </w:rPr>
            </w:pPr>
            <w:r w:rsidRPr="00120151">
              <w:rPr>
                <w:rFonts w:ascii="Arial" w:hAnsi="Arial" w:cs="Arial"/>
              </w:rPr>
              <w:t>Chang’e 5</w:t>
            </w:r>
          </w:p>
        </w:tc>
        <w:tc>
          <w:tcPr>
            <w:tcW w:w="1080" w:type="dxa"/>
          </w:tcPr>
          <w:p w14:paraId="0EC316AA" w14:textId="77777777" w:rsidR="002518D0" w:rsidRPr="00120151" w:rsidRDefault="00000000">
            <w:pPr>
              <w:pStyle w:val="Compact"/>
              <w:jc w:val="center"/>
              <w:rPr>
                <w:rFonts w:ascii="Arial" w:hAnsi="Arial" w:cs="Arial"/>
              </w:rPr>
            </w:pPr>
            <w:r w:rsidRPr="00120151">
              <w:rPr>
                <w:rFonts w:ascii="Arial" w:hAnsi="Arial" w:cs="Arial"/>
              </w:rPr>
              <w:t>43.06</w:t>
            </w:r>
          </w:p>
        </w:tc>
        <w:tc>
          <w:tcPr>
            <w:tcW w:w="1239" w:type="dxa"/>
          </w:tcPr>
          <w:p w14:paraId="6D493DBD" w14:textId="77777777" w:rsidR="002518D0" w:rsidRPr="00120151" w:rsidRDefault="00000000">
            <w:pPr>
              <w:pStyle w:val="Compact"/>
              <w:jc w:val="center"/>
              <w:rPr>
                <w:rFonts w:ascii="Arial" w:hAnsi="Arial" w:cs="Arial"/>
              </w:rPr>
            </w:pPr>
            <w:r w:rsidRPr="00120151">
              <w:rPr>
                <w:rFonts w:ascii="Arial" w:hAnsi="Arial" w:cs="Arial"/>
              </w:rPr>
              <w:t>308.08</w:t>
            </w:r>
          </w:p>
        </w:tc>
        <w:tc>
          <w:tcPr>
            <w:tcW w:w="1642" w:type="dxa"/>
          </w:tcPr>
          <w:p w14:paraId="2DD27A07" w14:textId="77777777" w:rsidR="002518D0" w:rsidRPr="00120151" w:rsidRDefault="00000000">
            <w:pPr>
              <w:pStyle w:val="Compact"/>
              <w:jc w:val="center"/>
              <w:rPr>
                <w:rFonts w:ascii="Arial" w:hAnsi="Arial" w:cs="Arial"/>
              </w:rPr>
            </w:pPr>
            <w:r w:rsidRPr="00120151">
              <w:rPr>
                <w:rFonts w:ascii="Arial" w:hAnsi="Arial" w:cs="Arial"/>
              </w:rPr>
              <w:t>0.10</w:t>
            </w:r>
          </w:p>
        </w:tc>
        <w:tc>
          <w:tcPr>
            <w:tcW w:w="2341" w:type="dxa"/>
          </w:tcPr>
          <w:p w14:paraId="7EA03216" w14:textId="77777777" w:rsidR="002518D0" w:rsidRPr="00120151" w:rsidRDefault="00000000">
            <w:pPr>
              <w:pStyle w:val="Compact"/>
              <w:rPr>
                <w:rFonts w:ascii="Arial" w:hAnsi="Arial" w:cs="Arial"/>
              </w:rPr>
            </w:pPr>
            <w:r w:rsidRPr="00120151">
              <w:rPr>
                <w:rFonts w:ascii="Arial" w:hAnsi="Arial" w:cs="Arial"/>
              </w:rPr>
              <w:t>Extreme Near-Null</w:t>
            </w:r>
          </w:p>
        </w:tc>
      </w:tr>
      <w:tr w:rsidR="002518D0" w:rsidRPr="00120151" w14:paraId="3D43D33E" w14:textId="77777777" w:rsidTr="00120151">
        <w:tc>
          <w:tcPr>
            <w:tcW w:w="1800" w:type="dxa"/>
          </w:tcPr>
          <w:p w14:paraId="57446D01" w14:textId="77777777" w:rsidR="002518D0" w:rsidRPr="00120151" w:rsidRDefault="00000000">
            <w:pPr>
              <w:pStyle w:val="Compact"/>
              <w:rPr>
                <w:rFonts w:ascii="Arial" w:hAnsi="Arial" w:cs="Arial"/>
              </w:rPr>
            </w:pPr>
            <w:r w:rsidRPr="00120151">
              <w:rPr>
                <w:rFonts w:ascii="Arial" w:hAnsi="Arial" w:cs="Arial"/>
                <w:b/>
                <w:bCs/>
              </w:rPr>
              <w:t>Chang’e</w:t>
            </w:r>
          </w:p>
        </w:tc>
        <w:tc>
          <w:tcPr>
            <w:tcW w:w="3150" w:type="dxa"/>
          </w:tcPr>
          <w:p w14:paraId="7716947B" w14:textId="77777777" w:rsidR="002518D0" w:rsidRPr="00120151" w:rsidRDefault="00000000">
            <w:pPr>
              <w:pStyle w:val="Compact"/>
              <w:rPr>
                <w:rFonts w:ascii="Arial" w:hAnsi="Arial" w:cs="Arial"/>
              </w:rPr>
            </w:pPr>
            <w:r w:rsidRPr="00120151">
              <w:rPr>
                <w:rFonts w:ascii="Arial" w:hAnsi="Arial" w:cs="Arial"/>
              </w:rPr>
              <w:t>Chang’e 3</w:t>
            </w:r>
          </w:p>
        </w:tc>
        <w:tc>
          <w:tcPr>
            <w:tcW w:w="1080" w:type="dxa"/>
          </w:tcPr>
          <w:p w14:paraId="384B19B6" w14:textId="77777777" w:rsidR="002518D0" w:rsidRPr="00120151" w:rsidRDefault="00000000">
            <w:pPr>
              <w:pStyle w:val="Compact"/>
              <w:jc w:val="center"/>
              <w:rPr>
                <w:rFonts w:ascii="Arial" w:hAnsi="Arial" w:cs="Arial"/>
              </w:rPr>
            </w:pPr>
            <w:r w:rsidRPr="00120151">
              <w:rPr>
                <w:rFonts w:ascii="Arial" w:hAnsi="Arial" w:cs="Arial"/>
              </w:rPr>
              <w:t>44.12</w:t>
            </w:r>
          </w:p>
        </w:tc>
        <w:tc>
          <w:tcPr>
            <w:tcW w:w="1239" w:type="dxa"/>
          </w:tcPr>
          <w:p w14:paraId="34262BAB" w14:textId="77777777" w:rsidR="002518D0" w:rsidRPr="00120151" w:rsidRDefault="00000000">
            <w:pPr>
              <w:pStyle w:val="Compact"/>
              <w:jc w:val="center"/>
              <w:rPr>
                <w:rFonts w:ascii="Arial" w:hAnsi="Arial" w:cs="Arial"/>
              </w:rPr>
            </w:pPr>
            <w:r w:rsidRPr="00120151">
              <w:rPr>
                <w:rFonts w:ascii="Arial" w:hAnsi="Arial" w:cs="Arial"/>
              </w:rPr>
              <w:t>340.49</w:t>
            </w:r>
          </w:p>
        </w:tc>
        <w:tc>
          <w:tcPr>
            <w:tcW w:w="1642" w:type="dxa"/>
          </w:tcPr>
          <w:p w14:paraId="3765FCB7" w14:textId="77777777" w:rsidR="002518D0" w:rsidRPr="00120151" w:rsidRDefault="00000000">
            <w:pPr>
              <w:pStyle w:val="Compact"/>
              <w:jc w:val="center"/>
              <w:rPr>
                <w:rFonts w:ascii="Arial" w:hAnsi="Arial" w:cs="Arial"/>
              </w:rPr>
            </w:pPr>
            <w:r w:rsidRPr="00120151">
              <w:rPr>
                <w:rFonts w:ascii="Arial" w:hAnsi="Arial" w:cs="Arial"/>
              </w:rPr>
              <w:t>0.19</w:t>
            </w:r>
          </w:p>
        </w:tc>
        <w:tc>
          <w:tcPr>
            <w:tcW w:w="2341" w:type="dxa"/>
          </w:tcPr>
          <w:p w14:paraId="5E9CB7CB" w14:textId="77777777" w:rsidR="002518D0" w:rsidRPr="00120151" w:rsidRDefault="00000000">
            <w:pPr>
              <w:pStyle w:val="Compact"/>
              <w:rPr>
                <w:rFonts w:ascii="Arial" w:hAnsi="Arial" w:cs="Arial"/>
              </w:rPr>
            </w:pPr>
            <w:r w:rsidRPr="00120151">
              <w:rPr>
                <w:rFonts w:ascii="Arial" w:hAnsi="Arial" w:cs="Arial"/>
              </w:rPr>
              <w:t>Extreme Near-Null</w:t>
            </w:r>
          </w:p>
        </w:tc>
      </w:tr>
      <w:tr w:rsidR="002518D0" w:rsidRPr="00120151" w14:paraId="1C2C7591" w14:textId="77777777" w:rsidTr="00120151">
        <w:tc>
          <w:tcPr>
            <w:tcW w:w="1800" w:type="dxa"/>
          </w:tcPr>
          <w:p w14:paraId="6E0BCBF6" w14:textId="77777777" w:rsidR="002518D0" w:rsidRPr="00120151" w:rsidRDefault="00000000">
            <w:pPr>
              <w:pStyle w:val="Compact"/>
              <w:rPr>
                <w:rFonts w:ascii="Arial" w:hAnsi="Arial" w:cs="Arial"/>
              </w:rPr>
            </w:pPr>
            <w:r w:rsidRPr="00120151">
              <w:rPr>
                <w:rFonts w:ascii="Arial" w:hAnsi="Arial" w:cs="Arial"/>
                <w:b/>
                <w:bCs/>
              </w:rPr>
              <w:t>Apollo</w:t>
            </w:r>
          </w:p>
        </w:tc>
        <w:tc>
          <w:tcPr>
            <w:tcW w:w="3150" w:type="dxa"/>
          </w:tcPr>
          <w:p w14:paraId="559C7F6C" w14:textId="77777777" w:rsidR="002518D0" w:rsidRPr="00120151" w:rsidRDefault="00000000">
            <w:pPr>
              <w:pStyle w:val="Compact"/>
              <w:rPr>
                <w:rFonts w:ascii="Arial" w:hAnsi="Arial" w:cs="Arial"/>
              </w:rPr>
            </w:pPr>
            <w:r w:rsidRPr="00120151">
              <w:rPr>
                <w:rFonts w:ascii="Arial" w:hAnsi="Arial" w:cs="Arial"/>
              </w:rPr>
              <w:t>Apollo 15</w:t>
            </w:r>
          </w:p>
        </w:tc>
        <w:tc>
          <w:tcPr>
            <w:tcW w:w="1080" w:type="dxa"/>
          </w:tcPr>
          <w:p w14:paraId="6FD13104" w14:textId="77777777" w:rsidR="002518D0" w:rsidRPr="00120151" w:rsidRDefault="00000000">
            <w:pPr>
              <w:pStyle w:val="Compact"/>
              <w:jc w:val="center"/>
              <w:rPr>
                <w:rFonts w:ascii="Arial" w:hAnsi="Arial" w:cs="Arial"/>
              </w:rPr>
            </w:pPr>
            <w:r w:rsidRPr="00120151">
              <w:rPr>
                <w:rFonts w:ascii="Arial" w:hAnsi="Arial" w:cs="Arial"/>
              </w:rPr>
              <w:t>26.13</w:t>
            </w:r>
          </w:p>
        </w:tc>
        <w:tc>
          <w:tcPr>
            <w:tcW w:w="1239" w:type="dxa"/>
          </w:tcPr>
          <w:p w14:paraId="47525E0A" w14:textId="77777777" w:rsidR="002518D0" w:rsidRPr="00120151" w:rsidRDefault="00000000">
            <w:pPr>
              <w:pStyle w:val="Compact"/>
              <w:jc w:val="center"/>
              <w:rPr>
                <w:rFonts w:ascii="Arial" w:hAnsi="Arial" w:cs="Arial"/>
              </w:rPr>
            </w:pPr>
            <w:r w:rsidRPr="00120151">
              <w:rPr>
                <w:rFonts w:ascii="Arial" w:hAnsi="Arial" w:cs="Arial"/>
              </w:rPr>
              <w:t>3.63</w:t>
            </w:r>
          </w:p>
        </w:tc>
        <w:tc>
          <w:tcPr>
            <w:tcW w:w="1642" w:type="dxa"/>
          </w:tcPr>
          <w:p w14:paraId="3DEE7B93" w14:textId="77777777" w:rsidR="002518D0" w:rsidRPr="00120151" w:rsidRDefault="00000000">
            <w:pPr>
              <w:pStyle w:val="Compact"/>
              <w:jc w:val="center"/>
              <w:rPr>
                <w:rFonts w:ascii="Arial" w:hAnsi="Arial" w:cs="Arial"/>
              </w:rPr>
            </w:pPr>
            <w:r w:rsidRPr="00120151">
              <w:rPr>
                <w:rFonts w:ascii="Arial" w:hAnsi="Arial" w:cs="Arial"/>
              </w:rPr>
              <w:t>0.23</w:t>
            </w:r>
          </w:p>
        </w:tc>
        <w:tc>
          <w:tcPr>
            <w:tcW w:w="2341" w:type="dxa"/>
          </w:tcPr>
          <w:p w14:paraId="01079D5C" w14:textId="77777777" w:rsidR="002518D0" w:rsidRPr="00120151" w:rsidRDefault="00000000">
            <w:pPr>
              <w:pStyle w:val="Compact"/>
              <w:rPr>
                <w:rFonts w:ascii="Arial" w:hAnsi="Arial" w:cs="Arial"/>
              </w:rPr>
            </w:pPr>
            <w:r w:rsidRPr="00120151">
              <w:rPr>
                <w:rFonts w:ascii="Arial" w:hAnsi="Arial" w:cs="Arial"/>
              </w:rPr>
              <w:t>Extreme Near-Null</w:t>
            </w:r>
          </w:p>
        </w:tc>
      </w:tr>
      <w:tr w:rsidR="002518D0" w:rsidRPr="00120151" w14:paraId="2E030CCA" w14:textId="77777777" w:rsidTr="00120151">
        <w:tc>
          <w:tcPr>
            <w:tcW w:w="1800" w:type="dxa"/>
          </w:tcPr>
          <w:p w14:paraId="70A6F66B" w14:textId="77777777" w:rsidR="002518D0" w:rsidRPr="00120151" w:rsidRDefault="00000000">
            <w:pPr>
              <w:pStyle w:val="Compact"/>
              <w:rPr>
                <w:rFonts w:ascii="Arial" w:hAnsi="Arial" w:cs="Arial"/>
              </w:rPr>
            </w:pPr>
            <w:r w:rsidRPr="00120151">
              <w:rPr>
                <w:rFonts w:ascii="Arial" w:hAnsi="Arial" w:cs="Arial"/>
                <w:b/>
                <w:bCs/>
              </w:rPr>
              <w:t>Apollo</w:t>
            </w:r>
          </w:p>
        </w:tc>
        <w:tc>
          <w:tcPr>
            <w:tcW w:w="3150" w:type="dxa"/>
          </w:tcPr>
          <w:p w14:paraId="50485BCC" w14:textId="77777777" w:rsidR="002518D0" w:rsidRPr="00120151" w:rsidRDefault="00000000">
            <w:pPr>
              <w:pStyle w:val="Compact"/>
              <w:rPr>
                <w:rFonts w:ascii="Arial" w:hAnsi="Arial" w:cs="Arial"/>
              </w:rPr>
            </w:pPr>
            <w:r w:rsidRPr="00120151">
              <w:rPr>
                <w:rFonts w:ascii="Arial" w:hAnsi="Arial" w:cs="Arial"/>
              </w:rPr>
              <w:t>Apollo 14</w:t>
            </w:r>
          </w:p>
        </w:tc>
        <w:tc>
          <w:tcPr>
            <w:tcW w:w="1080" w:type="dxa"/>
          </w:tcPr>
          <w:p w14:paraId="02F67901" w14:textId="77777777" w:rsidR="002518D0" w:rsidRPr="00120151" w:rsidRDefault="00000000">
            <w:pPr>
              <w:pStyle w:val="Compact"/>
              <w:jc w:val="center"/>
              <w:rPr>
                <w:rFonts w:ascii="Arial" w:hAnsi="Arial" w:cs="Arial"/>
              </w:rPr>
            </w:pPr>
            <w:r w:rsidRPr="00120151">
              <w:rPr>
                <w:rFonts w:ascii="Arial" w:hAnsi="Arial" w:cs="Arial"/>
              </w:rPr>
              <w:t>-3.65</w:t>
            </w:r>
          </w:p>
        </w:tc>
        <w:tc>
          <w:tcPr>
            <w:tcW w:w="1239" w:type="dxa"/>
          </w:tcPr>
          <w:p w14:paraId="448CD150" w14:textId="77777777" w:rsidR="002518D0" w:rsidRPr="00120151" w:rsidRDefault="00000000">
            <w:pPr>
              <w:pStyle w:val="Compact"/>
              <w:jc w:val="center"/>
              <w:rPr>
                <w:rFonts w:ascii="Arial" w:hAnsi="Arial" w:cs="Arial"/>
              </w:rPr>
            </w:pPr>
            <w:r w:rsidRPr="00120151">
              <w:rPr>
                <w:rFonts w:ascii="Arial" w:hAnsi="Arial" w:cs="Arial"/>
              </w:rPr>
              <w:t>342.53</w:t>
            </w:r>
          </w:p>
        </w:tc>
        <w:tc>
          <w:tcPr>
            <w:tcW w:w="1642" w:type="dxa"/>
          </w:tcPr>
          <w:p w14:paraId="6946BB82" w14:textId="77777777" w:rsidR="002518D0" w:rsidRPr="00120151" w:rsidRDefault="00000000">
            <w:pPr>
              <w:pStyle w:val="Compact"/>
              <w:jc w:val="center"/>
              <w:rPr>
                <w:rFonts w:ascii="Arial" w:hAnsi="Arial" w:cs="Arial"/>
              </w:rPr>
            </w:pPr>
            <w:r w:rsidRPr="00120151">
              <w:rPr>
                <w:rFonts w:ascii="Arial" w:hAnsi="Arial" w:cs="Arial"/>
              </w:rPr>
              <w:t>0.44</w:t>
            </w:r>
          </w:p>
        </w:tc>
        <w:tc>
          <w:tcPr>
            <w:tcW w:w="2341" w:type="dxa"/>
          </w:tcPr>
          <w:p w14:paraId="59946C13" w14:textId="77777777" w:rsidR="002518D0" w:rsidRPr="00120151" w:rsidRDefault="00000000">
            <w:pPr>
              <w:pStyle w:val="Compact"/>
              <w:rPr>
                <w:rFonts w:ascii="Arial" w:hAnsi="Arial" w:cs="Arial"/>
              </w:rPr>
            </w:pPr>
            <w:r w:rsidRPr="00120151">
              <w:rPr>
                <w:rFonts w:ascii="Arial" w:hAnsi="Arial" w:cs="Arial"/>
              </w:rPr>
              <w:t>Extreme Near-Null</w:t>
            </w:r>
          </w:p>
        </w:tc>
      </w:tr>
      <w:tr w:rsidR="002518D0" w:rsidRPr="00120151" w14:paraId="68684327" w14:textId="77777777" w:rsidTr="00120151">
        <w:tc>
          <w:tcPr>
            <w:tcW w:w="1800" w:type="dxa"/>
          </w:tcPr>
          <w:p w14:paraId="460E6CD6" w14:textId="77777777" w:rsidR="002518D0" w:rsidRPr="00120151" w:rsidRDefault="00000000">
            <w:pPr>
              <w:pStyle w:val="Compact"/>
              <w:rPr>
                <w:rFonts w:ascii="Arial" w:hAnsi="Arial" w:cs="Arial"/>
              </w:rPr>
            </w:pPr>
            <w:r w:rsidRPr="00120151">
              <w:rPr>
                <w:rFonts w:ascii="Arial" w:hAnsi="Arial" w:cs="Arial"/>
                <w:b/>
                <w:bCs/>
              </w:rPr>
              <w:t>Chang’e</w:t>
            </w:r>
          </w:p>
        </w:tc>
        <w:tc>
          <w:tcPr>
            <w:tcW w:w="3150" w:type="dxa"/>
          </w:tcPr>
          <w:p w14:paraId="32722436" w14:textId="77777777" w:rsidR="002518D0" w:rsidRPr="00120151" w:rsidRDefault="00000000">
            <w:pPr>
              <w:pStyle w:val="Compact"/>
              <w:rPr>
                <w:rFonts w:ascii="Arial" w:hAnsi="Arial" w:cs="Arial"/>
              </w:rPr>
            </w:pPr>
            <w:r w:rsidRPr="00120151">
              <w:rPr>
                <w:rFonts w:ascii="Arial" w:hAnsi="Arial" w:cs="Arial"/>
              </w:rPr>
              <w:t>Chang’e 4 (South Pole-Aitken)</w:t>
            </w:r>
          </w:p>
        </w:tc>
        <w:tc>
          <w:tcPr>
            <w:tcW w:w="1080" w:type="dxa"/>
          </w:tcPr>
          <w:p w14:paraId="5FE3F69E" w14:textId="77777777" w:rsidR="002518D0" w:rsidRPr="00120151" w:rsidRDefault="00000000">
            <w:pPr>
              <w:pStyle w:val="Compact"/>
              <w:jc w:val="center"/>
              <w:rPr>
                <w:rFonts w:ascii="Arial" w:hAnsi="Arial" w:cs="Arial"/>
              </w:rPr>
            </w:pPr>
            <w:r w:rsidRPr="00120151">
              <w:rPr>
                <w:rFonts w:ascii="Arial" w:hAnsi="Arial" w:cs="Arial"/>
              </w:rPr>
              <w:t>-45.46</w:t>
            </w:r>
          </w:p>
        </w:tc>
        <w:tc>
          <w:tcPr>
            <w:tcW w:w="1239" w:type="dxa"/>
          </w:tcPr>
          <w:p w14:paraId="477904C8" w14:textId="77777777" w:rsidR="002518D0" w:rsidRPr="00120151" w:rsidRDefault="00000000">
            <w:pPr>
              <w:pStyle w:val="Compact"/>
              <w:jc w:val="center"/>
              <w:rPr>
                <w:rFonts w:ascii="Arial" w:hAnsi="Arial" w:cs="Arial"/>
              </w:rPr>
            </w:pPr>
            <w:r w:rsidRPr="00120151">
              <w:rPr>
                <w:rFonts w:ascii="Arial" w:hAnsi="Arial" w:cs="Arial"/>
              </w:rPr>
              <w:t>177.60</w:t>
            </w:r>
          </w:p>
        </w:tc>
        <w:tc>
          <w:tcPr>
            <w:tcW w:w="1642" w:type="dxa"/>
          </w:tcPr>
          <w:p w14:paraId="08B95064" w14:textId="77777777" w:rsidR="002518D0" w:rsidRPr="00120151" w:rsidRDefault="00000000">
            <w:pPr>
              <w:pStyle w:val="Compact"/>
              <w:jc w:val="center"/>
              <w:rPr>
                <w:rFonts w:ascii="Arial" w:hAnsi="Arial" w:cs="Arial"/>
              </w:rPr>
            </w:pPr>
            <w:r w:rsidRPr="00120151">
              <w:rPr>
                <w:rFonts w:ascii="Arial" w:hAnsi="Arial" w:cs="Arial"/>
              </w:rPr>
              <w:t>0.72</w:t>
            </w:r>
          </w:p>
        </w:tc>
        <w:tc>
          <w:tcPr>
            <w:tcW w:w="2341" w:type="dxa"/>
          </w:tcPr>
          <w:p w14:paraId="484DB6BD" w14:textId="77777777" w:rsidR="002518D0" w:rsidRPr="00120151" w:rsidRDefault="00000000">
            <w:pPr>
              <w:pStyle w:val="Compact"/>
              <w:rPr>
                <w:rFonts w:ascii="Arial" w:hAnsi="Arial" w:cs="Arial"/>
              </w:rPr>
            </w:pPr>
            <w:r w:rsidRPr="00120151">
              <w:rPr>
                <w:rFonts w:ascii="Arial" w:hAnsi="Arial" w:cs="Arial"/>
              </w:rPr>
              <w:t>Extreme Near-Null</w:t>
            </w:r>
          </w:p>
        </w:tc>
      </w:tr>
      <w:tr w:rsidR="002518D0" w:rsidRPr="00120151" w14:paraId="11FFC5B2" w14:textId="77777777" w:rsidTr="00120151">
        <w:tc>
          <w:tcPr>
            <w:tcW w:w="1800" w:type="dxa"/>
          </w:tcPr>
          <w:p w14:paraId="02E52EDA" w14:textId="77777777" w:rsidR="002518D0" w:rsidRPr="00120151" w:rsidRDefault="00000000">
            <w:pPr>
              <w:pStyle w:val="Compact"/>
              <w:rPr>
                <w:rFonts w:ascii="Arial" w:hAnsi="Arial" w:cs="Arial"/>
              </w:rPr>
            </w:pPr>
            <w:r w:rsidRPr="00120151">
              <w:rPr>
                <w:rFonts w:ascii="Arial" w:hAnsi="Arial" w:cs="Arial"/>
                <w:b/>
                <w:bCs/>
              </w:rPr>
              <w:t>Chandrayaan</w:t>
            </w:r>
          </w:p>
        </w:tc>
        <w:tc>
          <w:tcPr>
            <w:tcW w:w="3150" w:type="dxa"/>
          </w:tcPr>
          <w:p w14:paraId="2D430217" w14:textId="77777777" w:rsidR="002518D0" w:rsidRPr="00120151" w:rsidRDefault="00000000">
            <w:pPr>
              <w:pStyle w:val="Compact"/>
              <w:rPr>
                <w:rFonts w:ascii="Arial" w:hAnsi="Arial" w:cs="Arial"/>
              </w:rPr>
            </w:pPr>
            <w:r w:rsidRPr="00120151">
              <w:rPr>
                <w:rFonts w:ascii="Arial" w:hAnsi="Arial" w:cs="Arial"/>
              </w:rPr>
              <w:t>Chandrayaan-3</w:t>
            </w:r>
          </w:p>
        </w:tc>
        <w:tc>
          <w:tcPr>
            <w:tcW w:w="1080" w:type="dxa"/>
          </w:tcPr>
          <w:p w14:paraId="7EB3FC3A" w14:textId="77777777" w:rsidR="002518D0" w:rsidRPr="00120151" w:rsidRDefault="00000000">
            <w:pPr>
              <w:pStyle w:val="Compact"/>
              <w:jc w:val="center"/>
              <w:rPr>
                <w:rFonts w:ascii="Arial" w:hAnsi="Arial" w:cs="Arial"/>
              </w:rPr>
            </w:pPr>
            <w:r w:rsidRPr="00120151">
              <w:rPr>
                <w:rFonts w:ascii="Arial" w:hAnsi="Arial" w:cs="Arial"/>
              </w:rPr>
              <w:t>-69.37</w:t>
            </w:r>
          </w:p>
        </w:tc>
        <w:tc>
          <w:tcPr>
            <w:tcW w:w="1239" w:type="dxa"/>
          </w:tcPr>
          <w:p w14:paraId="59E0460A" w14:textId="77777777" w:rsidR="002518D0" w:rsidRPr="00120151" w:rsidRDefault="00000000">
            <w:pPr>
              <w:pStyle w:val="Compact"/>
              <w:jc w:val="center"/>
              <w:rPr>
                <w:rFonts w:ascii="Arial" w:hAnsi="Arial" w:cs="Arial"/>
              </w:rPr>
            </w:pPr>
            <w:r w:rsidRPr="00120151">
              <w:rPr>
                <w:rFonts w:ascii="Arial" w:hAnsi="Arial" w:cs="Arial"/>
              </w:rPr>
              <w:t>32.35</w:t>
            </w:r>
          </w:p>
        </w:tc>
        <w:tc>
          <w:tcPr>
            <w:tcW w:w="1642" w:type="dxa"/>
          </w:tcPr>
          <w:p w14:paraId="0BEBC8F9" w14:textId="77777777" w:rsidR="002518D0" w:rsidRPr="00120151" w:rsidRDefault="00000000">
            <w:pPr>
              <w:pStyle w:val="Compact"/>
              <w:jc w:val="center"/>
              <w:rPr>
                <w:rFonts w:ascii="Arial" w:hAnsi="Arial" w:cs="Arial"/>
              </w:rPr>
            </w:pPr>
            <w:r w:rsidRPr="00120151">
              <w:rPr>
                <w:rFonts w:ascii="Arial" w:hAnsi="Arial" w:cs="Arial"/>
              </w:rPr>
              <w:t>0.78</w:t>
            </w:r>
          </w:p>
        </w:tc>
        <w:tc>
          <w:tcPr>
            <w:tcW w:w="2341" w:type="dxa"/>
          </w:tcPr>
          <w:p w14:paraId="6F89BC0A" w14:textId="77777777" w:rsidR="002518D0" w:rsidRPr="00120151" w:rsidRDefault="00000000">
            <w:pPr>
              <w:pStyle w:val="Compact"/>
              <w:rPr>
                <w:rFonts w:ascii="Arial" w:hAnsi="Arial" w:cs="Arial"/>
              </w:rPr>
            </w:pPr>
            <w:r w:rsidRPr="00120151">
              <w:rPr>
                <w:rFonts w:ascii="Arial" w:hAnsi="Arial" w:cs="Arial"/>
              </w:rPr>
              <w:t>Extreme Near-Null</w:t>
            </w:r>
          </w:p>
        </w:tc>
      </w:tr>
      <w:tr w:rsidR="002518D0" w:rsidRPr="00120151" w14:paraId="64E24C6B" w14:textId="77777777" w:rsidTr="00120151">
        <w:tc>
          <w:tcPr>
            <w:tcW w:w="1800" w:type="dxa"/>
          </w:tcPr>
          <w:p w14:paraId="1C4FED19" w14:textId="77777777" w:rsidR="002518D0" w:rsidRPr="00120151" w:rsidRDefault="00000000">
            <w:pPr>
              <w:pStyle w:val="Compact"/>
              <w:rPr>
                <w:rFonts w:ascii="Arial" w:hAnsi="Arial" w:cs="Arial"/>
              </w:rPr>
            </w:pPr>
            <w:r w:rsidRPr="00120151">
              <w:rPr>
                <w:rFonts w:ascii="Arial" w:hAnsi="Arial" w:cs="Arial"/>
                <w:b/>
                <w:bCs/>
              </w:rPr>
              <w:t>Apollo</w:t>
            </w:r>
          </w:p>
        </w:tc>
        <w:tc>
          <w:tcPr>
            <w:tcW w:w="3150" w:type="dxa"/>
          </w:tcPr>
          <w:p w14:paraId="41478ABC" w14:textId="77777777" w:rsidR="002518D0" w:rsidRPr="00120151" w:rsidRDefault="00000000">
            <w:pPr>
              <w:pStyle w:val="Compact"/>
              <w:rPr>
                <w:rFonts w:ascii="Arial" w:hAnsi="Arial" w:cs="Arial"/>
              </w:rPr>
            </w:pPr>
            <w:r w:rsidRPr="00120151">
              <w:rPr>
                <w:rFonts w:ascii="Arial" w:hAnsi="Arial" w:cs="Arial"/>
              </w:rPr>
              <w:t>Apollo 11</w:t>
            </w:r>
          </w:p>
        </w:tc>
        <w:tc>
          <w:tcPr>
            <w:tcW w:w="1080" w:type="dxa"/>
          </w:tcPr>
          <w:p w14:paraId="70A2200A" w14:textId="77777777" w:rsidR="002518D0" w:rsidRPr="00120151" w:rsidRDefault="00000000">
            <w:pPr>
              <w:pStyle w:val="Compact"/>
              <w:jc w:val="center"/>
              <w:rPr>
                <w:rFonts w:ascii="Arial" w:hAnsi="Arial" w:cs="Arial"/>
              </w:rPr>
            </w:pPr>
            <w:r w:rsidRPr="00120151">
              <w:rPr>
                <w:rFonts w:ascii="Arial" w:hAnsi="Arial" w:cs="Arial"/>
              </w:rPr>
              <w:t>0.67</w:t>
            </w:r>
          </w:p>
        </w:tc>
        <w:tc>
          <w:tcPr>
            <w:tcW w:w="1239" w:type="dxa"/>
          </w:tcPr>
          <w:p w14:paraId="16B4265B" w14:textId="77777777" w:rsidR="002518D0" w:rsidRPr="00120151" w:rsidRDefault="00000000">
            <w:pPr>
              <w:pStyle w:val="Compact"/>
              <w:jc w:val="center"/>
              <w:rPr>
                <w:rFonts w:ascii="Arial" w:hAnsi="Arial" w:cs="Arial"/>
              </w:rPr>
            </w:pPr>
            <w:r w:rsidRPr="00120151">
              <w:rPr>
                <w:rFonts w:ascii="Arial" w:hAnsi="Arial" w:cs="Arial"/>
              </w:rPr>
              <w:t>23.47</w:t>
            </w:r>
          </w:p>
        </w:tc>
        <w:tc>
          <w:tcPr>
            <w:tcW w:w="1642" w:type="dxa"/>
          </w:tcPr>
          <w:p w14:paraId="18303B2A" w14:textId="77777777" w:rsidR="002518D0" w:rsidRPr="00120151" w:rsidRDefault="00000000">
            <w:pPr>
              <w:pStyle w:val="Compact"/>
              <w:jc w:val="center"/>
              <w:rPr>
                <w:rFonts w:ascii="Arial" w:hAnsi="Arial" w:cs="Arial"/>
              </w:rPr>
            </w:pPr>
            <w:r w:rsidRPr="00120151">
              <w:rPr>
                <w:rFonts w:ascii="Arial" w:hAnsi="Arial" w:cs="Arial"/>
              </w:rPr>
              <w:t>0.93</w:t>
            </w:r>
          </w:p>
        </w:tc>
        <w:tc>
          <w:tcPr>
            <w:tcW w:w="2341" w:type="dxa"/>
          </w:tcPr>
          <w:p w14:paraId="0D5A8663" w14:textId="77777777" w:rsidR="002518D0" w:rsidRPr="00120151" w:rsidRDefault="00000000">
            <w:pPr>
              <w:pStyle w:val="Compact"/>
              <w:rPr>
                <w:rFonts w:ascii="Arial" w:hAnsi="Arial" w:cs="Arial"/>
              </w:rPr>
            </w:pPr>
            <w:r w:rsidRPr="00120151">
              <w:rPr>
                <w:rFonts w:ascii="Arial" w:hAnsi="Arial" w:cs="Arial"/>
              </w:rPr>
              <w:t>Extreme Near-Null</w:t>
            </w:r>
          </w:p>
        </w:tc>
      </w:tr>
      <w:tr w:rsidR="002518D0" w:rsidRPr="00120151" w14:paraId="5A3FBB38" w14:textId="77777777" w:rsidTr="00120151">
        <w:tc>
          <w:tcPr>
            <w:tcW w:w="1800" w:type="dxa"/>
          </w:tcPr>
          <w:p w14:paraId="589A9783" w14:textId="77777777" w:rsidR="002518D0" w:rsidRPr="00120151" w:rsidRDefault="00000000">
            <w:pPr>
              <w:pStyle w:val="Compact"/>
              <w:rPr>
                <w:rFonts w:ascii="Arial" w:hAnsi="Arial" w:cs="Arial"/>
              </w:rPr>
            </w:pPr>
            <w:r w:rsidRPr="00120151">
              <w:rPr>
                <w:rFonts w:ascii="Arial" w:hAnsi="Arial" w:cs="Arial"/>
                <w:b/>
                <w:bCs/>
              </w:rPr>
              <w:lastRenderedPageBreak/>
              <w:t>Apollo</w:t>
            </w:r>
          </w:p>
        </w:tc>
        <w:tc>
          <w:tcPr>
            <w:tcW w:w="3150" w:type="dxa"/>
          </w:tcPr>
          <w:p w14:paraId="3DB352FC" w14:textId="77777777" w:rsidR="002518D0" w:rsidRPr="00120151" w:rsidRDefault="00000000">
            <w:pPr>
              <w:pStyle w:val="Compact"/>
              <w:rPr>
                <w:rFonts w:ascii="Arial" w:hAnsi="Arial" w:cs="Arial"/>
              </w:rPr>
            </w:pPr>
            <w:r w:rsidRPr="00120151">
              <w:rPr>
                <w:rFonts w:ascii="Arial" w:hAnsi="Arial" w:cs="Arial"/>
              </w:rPr>
              <w:t>Apollo 12</w:t>
            </w:r>
          </w:p>
        </w:tc>
        <w:tc>
          <w:tcPr>
            <w:tcW w:w="1080" w:type="dxa"/>
          </w:tcPr>
          <w:p w14:paraId="23835195" w14:textId="77777777" w:rsidR="002518D0" w:rsidRPr="00120151" w:rsidRDefault="00000000">
            <w:pPr>
              <w:pStyle w:val="Compact"/>
              <w:jc w:val="center"/>
              <w:rPr>
                <w:rFonts w:ascii="Arial" w:hAnsi="Arial" w:cs="Arial"/>
              </w:rPr>
            </w:pPr>
            <w:r w:rsidRPr="00120151">
              <w:rPr>
                <w:rFonts w:ascii="Arial" w:hAnsi="Arial" w:cs="Arial"/>
              </w:rPr>
              <w:t>-3.01</w:t>
            </w:r>
          </w:p>
        </w:tc>
        <w:tc>
          <w:tcPr>
            <w:tcW w:w="1239" w:type="dxa"/>
          </w:tcPr>
          <w:p w14:paraId="7FDD9844" w14:textId="77777777" w:rsidR="002518D0" w:rsidRPr="00120151" w:rsidRDefault="00000000">
            <w:pPr>
              <w:pStyle w:val="Compact"/>
              <w:jc w:val="center"/>
              <w:rPr>
                <w:rFonts w:ascii="Arial" w:hAnsi="Arial" w:cs="Arial"/>
              </w:rPr>
            </w:pPr>
            <w:r w:rsidRPr="00120151">
              <w:rPr>
                <w:rFonts w:ascii="Arial" w:hAnsi="Arial" w:cs="Arial"/>
              </w:rPr>
              <w:t>336.58</w:t>
            </w:r>
          </w:p>
        </w:tc>
        <w:tc>
          <w:tcPr>
            <w:tcW w:w="1642" w:type="dxa"/>
          </w:tcPr>
          <w:p w14:paraId="7327726B" w14:textId="77777777" w:rsidR="002518D0" w:rsidRPr="00120151" w:rsidRDefault="00000000">
            <w:pPr>
              <w:pStyle w:val="Compact"/>
              <w:jc w:val="center"/>
              <w:rPr>
                <w:rFonts w:ascii="Arial" w:hAnsi="Arial" w:cs="Arial"/>
              </w:rPr>
            </w:pPr>
            <w:r w:rsidRPr="00120151">
              <w:rPr>
                <w:rFonts w:ascii="Arial" w:hAnsi="Arial" w:cs="Arial"/>
              </w:rPr>
              <w:t>1.00</w:t>
            </w:r>
          </w:p>
        </w:tc>
        <w:tc>
          <w:tcPr>
            <w:tcW w:w="2341" w:type="dxa"/>
          </w:tcPr>
          <w:p w14:paraId="4B5D6D87" w14:textId="77777777" w:rsidR="002518D0" w:rsidRPr="00120151" w:rsidRDefault="00000000">
            <w:pPr>
              <w:pStyle w:val="Compact"/>
              <w:rPr>
                <w:rFonts w:ascii="Arial" w:hAnsi="Arial" w:cs="Arial"/>
              </w:rPr>
            </w:pPr>
            <w:r w:rsidRPr="00120151">
              <w:rPr>
                <w:rFonts w:ascii="Arial" w:hAnsi="Arial" w:cs="Arial"/>
              </w:rPr>
              <w:t>Moderate / Null Boundary</w:t>
            </w:r>
          </w:p>
        </w:tc>
      </w:tr>
      <w:tr w:rsidR="002518D0" w:rsidRPr="00120151" w14:paraId="3BB86B42" w14:textId="77777777" w:rsidTr="00120151">
        <w:tc>
          <w:tcPr>
            <w:tcW w:w="1800" w:type="dxa"/>
          </w:tcPr>
          <w:p w14:paraId="59FE31C1" w14:textId="77777777" w:rsidR="002518D0" w:rsidRPr="00120151" w:rsidRDefault="00000000">
            <w:pPr>
              <w:pStyle w:val="Compact"/>
              <w:rPr>
                <w:rFonts w:ascii="Arial" w:hAnsi="Arial" w:cs="Arial"/>
              </w:rPr>
            </w:pPr>
            <w:r w:rsidRPr="00120151">
              <w:rPr>
                <w:rFonts w:ascii="Arial" w:hAnsi="Arial" w:cs="Arial"/>
                <w:b/>
                <w:bCs/>
              </w:rPr>
              <w:t>Apollo</w:t>
            </w:r>
          </w:p>
        </w:tc>
        <w:tc>
          <w:tcPr>
            <w:tcW w:w="3150" w:type="dxa"/>
          </w:tcPr>
          <w:p w14:paraId="07C78DDC" w14:textId="77777777" w:rsidR="002518D0" w:rsidRPr="00120151" w:rsidRDefault="00000000">
            <w:pPr>
              <w:pStyle w:val="Compact"/>
              <w:rPr>
                <w:rFonts w:ascii="Arial" w:hAnsi="Arial" w:cs="Arial"/>
              </w:rPr>
            </w:pPr>
            <w:r w:rsidRPr="00120151">
              <w:rPr>
                <w:rFonts w:ascii="Arial" w:hAnsi="Arial" w:cs="Arial"/>
              </w:rPr>
              <w:t>Apollo 17</w:t>
            </w:r>
          </w:p>
        </w:tc>
        <w:tc>
          <w:tcPr>
            <w:tcW w:w="1080" w:type="dxa"/>
          </w:tcPr>
          <w:p w14:paraId="0D99F51C" w14:textId="77777777" w:rsidR="002518D0" w:rsidRPr="00120151" w:rsidRDefault="00000000">
            <w:pPr>
              <w:pStyle w:val="Compact"/>
              <w:jc w:val="center"/>
              <w:rPr>
                <w:rFonts w:ascii="Arial" w:hAnsi="Arial" w:cs="Arial"/>
              </w:rPr>
            </w:pPr>
            <w:r w:rsidRPr="00120151">
              <w:rPr>
                <w:rFonts w:ascii="Arial" w:hAnsi="Arial" w:cs="Arial"/>
              </w:rPr>
              <w:t>20.19</w:t>
            </w:r>
          </w:p>
        </w:tc>
        <w:tc>
          <w:tcPr>
            <w:tcW w:w="1239" w:type="dxa"/>
          </w:tcPr>
          <w:p w14:paraId="665CF1E3" w14:textId="77777777" w:rsidR="002518D0" w:rsidRPr="00120151" w:rsidRDefault="00000000">
            <w:pPr>
              <w:pStyle w:val="Compact"/>
              <w:jc w:val="center"/>
              <w:rPr>
                <w:rFonts w:ascii="Arial" w:hAnsi="Arial" w:cs="Arial"/>
              </w:rPr>
            </w:pPr>
            <w:r w:rsidRPr="00120151">
              <w:rPr>
                <w:rFonts w:ascii="Arial" w:hAnsi="Arial" w:cs="Arial"/>
              </w:rPr>
              <w:t>30.77</w:t>
            </w:r>
          </w:p>
        </w:tc>
        <w:tc>
          <w:tcPr>
            <w:tcW w:w="1642" w:type="dxa"/>
          </w:tcPr>
          <w:p w14:paraId="16B86C95" w14:textId="77777777" w:rsidR="002518D0" w:rsidRPr="00120151" w:rsidRDefault="00000000">
            <w:pPr>
              <w:pStyle w:val="Compact"/>
              <w:jc w:val="center"/>
              <w:rPr>
                <w:rFonts w:ascii="Arial" w:hAnsi="Arial" w:cs="Arial"/>
              </w:rPr>
            </w:pPr>
            <w:r w:rsidRPr="00120151">
              <w:rPr>
                <w:rFonts w:ascii="Arial" w:hAnsi="Arial" w:cs="Arial"/>
              </w:rPr>
              <w:t>1.08</w:t>
            </w:r>
          </w:p>
        </w:tc>
        <w:tc>
          <w:tcPr>
            <w:tcW w:w="2341" w:type="dxa"/>
          </w:tcPr>
          <w:p w14:paraId="3C2A3ECF" w14:textId="77777777" w:rsidR="002518D0" w:rsidRPr="00120151" w:rsidRDefault="00000000">
            <w:pPr>
              <w:pStyle w:val="Compact"/>
              <w:rPr>
                <w:rFonts w:ascii="Arial" w:hAnsi="Arial" w:cs="Arial"/>
              </w:rPr>
            </w:pPr>
            <w:r w:rsidRPr="00120151">
              <w:rPr>
                <w:rFonts w:ascii="Arial" w:hAnsi="Arial" w:cs="Arial"/>
              </w:rPr>
              <w:t>Moderate Crustal</w:t>
            </w:r>
          </w:p>
        </w:tc>
      </w:tr>
      <w:tr w:rsidR="002518D0" w:rsidRPr="00120151" w14:paraId="1C539DD9" w14:textId="77777777" w:rsidTr="00120151">
        <w:tc>
          <w:tcPr>
            <w:tcW w:w="1800" w:type="dxa"/>
          </w:tcPr>
          <w:p w14:paraId="2CF79792" w14:textId="77777777" w:rsidR="002518D0" w:rsidRPr="00120151" w:rsidRDefault="00000000">
            <w:pPr>
              <w:pStyle w:val="Compact"/>
              <w:rPr>
                <w:rFonts w:ascii="Arial" w:hAnsi="Arial" w:cs="Arial"/>
              </w:rPr>
            </w:pPr>
            <w:r w:rsidRPr="00120151">
              <w:rPr>
                <w:rFonts w:ascii="Arial" w:hAnsi="Arial" w:cs="Arial"/>
                <w:b/>
                <w:bCs/>
              </w:rPr>
              <w:t>Apollo</w:t>
            </w:r>
          </w:p>
        </w:tc>
        <w:tc>
          <w:tcPr>
            <w:tcW w:w="3150" w:type="dxa"/>
          </w:tcPr>
          <w:p w14:paraId="317E98A7" w14:textId="77777777" w:rsidR="002518D0" w:rsidRPr="00120151" w:rsidRDefault="00000000">
            <w:pPr>
              <w:pStyle w:val="Compact"/>
              <w:rPr>
                <w:rFonts w:ascii="Arial" w:hAnsi="Arial" w:cs="Arial"/>
              </w:rPr>
            </w:pPr>
            <w:r w:rsidRPr="00120151">
              <w:rPr>
                <w:rFonts w:ascii="Arial" w:hAnsi="Arial" w:cs="Arial"/>
              </w:rPr>
              <w:t>Apollo 16 (Descartes Highlands)</w:t>
            </w:r>
          </w:p>
        </w:tc>
        <w:tc>
          <w:tcPr>
            <w:tcW w:w="1080" w:type="dxa"/>
          </w:tcPr>
          <w:p w14:paraId="60B305A0" w14:textId="77777777" w:rsidR="002518D0" w:rsidRPr="00120151" w:rsidRDefault="00000000">
            <w:pPr>
              <w:pStyle w:val="Compact"/>
              <w:jc w:val="center"/>
              <w:rPr>
                <w:rFonts w:ascii="Arial" w:hAnsi="Arial" w:cs="Arial"/>
              </w:rPr>
            </w:pPr>
            <w:r w:rsidRPr="00120151">
              <w:rPr>
                <w:rFonts w:ascii="Arial" w:hAnsi="Arial" w:cs="Arial"/>
              </w:rPr>
              <w:t>-8.97</w:t>
            </w:r>
          </w:p>
        </w:tc>
        <w:tc>
          <w:tcPr>
            <w:tcW w:w="1239" w:type="dxa"/>
          </w:tcPr>
          <w:p w14:paraId="4EEBA57D" w14:textId="77777777" w:rsidR="002518D0" w:rsidRPr="00120151" w:rsidRDefault="00000000">
            <w:pPr>
              <w:pStyle w:val="Compact"/>
              <w:jc w:val="center"/>
              <w:rPr>
                <w:rFonts w:ascii="Arial" w:hAnsi="Arial" w:cs="Arial"/>
              </w:rPr>
            </w:pPr>
            <w:r w:rsidRPr="00120151">
              <w:rPr>
                <w:rFonts w:ascii="Arial" w:hAnsi="Arial" w:cs="Arial"/>
              </w:rPr>
              <w:t>15.50</w:t>
            </w:r>
          </w:p>
        </w:tc>
        <w:tc>
          <w:tcPr>
            <w:tcW w:w="1642" w:type="dxa"/>
          </w:tcPr>
          <w:p w14:paraId="4138887F" w14:textId="77777777" w:rsidR="002518D0" w:rsidRPr="00120151" w:rsidRDefault="00000000">
            <w:pPr>
              <w:pStyle w:val="Compact"/>
              <w:jc w:val="center"/>
              <w:rPr>
                <w:rFonts w:ascii="Arial" w:hAnsi="Arial" w:cs="Arial"/>
              </w:rPr>
            </w:pPr>
            <w:r w:rsidRPr="00120151">
              <w:rPr>
                <w:rFonts w:ascii="Arial" w:hAnsi="Arial" w:cs="Arial"/>
              </w:rPr>
              <w:t>4.94</w:t>
            </w:r>
          </w:p>
        </w:tc>
        <w:tc>
          <w:tcPr>
            <w:tcW w:w="2341" w:type="dxa"/>
          </w:tcPr>
          <w:p w14:paraId="30D9530B" w14:textId="77777777" w:rsidR="002518D0" w:rsidRPr="00120151" w:rsidRDefault="00000000">
            <w:pPr>
              <w:pStyle w:val="Compact"/>
              <w:rPr>
                <w:rFonts w:ascii="Arial" w:hAnsi="Arial" w:cs="Arial"/>
              </w:rPr>
            </w:pPr>
            <w:r w:rsidRPr="00120151">
              <w:rPr>
                <w:rFonts w:ascii="Arial" w:hAnsi="Arial" w:cs="Arial"/>
              </w:rPr>
              <w:t>Moderate Crustal Swirl</w:t>
            </w:r>
          </w:p>
        </w:tc>
      </w:tr>
    </w:tbl>
    <w:p w14:paraId="4EDB40EF" w14:textId="77777777" w:rsidR="002518D0" w:rsidRPr="00120151" w:rsidRDefault="00000000">
      <w:pPr>
        <w:pStyle w:val="BodyText"/>
        <w:rPr>
          <w:rFonts w:ascii="Arial" w:hAnsi="Arial" w:cs="Arial"/>
        </w:rPr>
      </w:pPr>
      <w:commentRangeStart w:id="72"/>
      <w:r w:rsidRPr="00120151">
        <w:rPr>
          <w:rFonts w:ascii="Arial" w:hAnsi="Arial" w:cs="Arial"/>
        </w:rPr>
        <w:t>Yet, establishing that near-null magnetic fields physically exist on the Moon (Core Concept 1) exposes a major experimental pitfall: the true magnetic vector experienced by a biological payload is governed by superposition:</w:t>
      </w:r>
    </w:p>
    <w:p w14:paraId="4C56E604" w14:textId="77777777" w:rsidR="002518D0" w:rsidRPr="00120151" w:rsidRDefault="00000000">
      <w:pPr>
        <w:pStyle w:val="BodyText"/>
        <w:rPr>
          <w:rFonts w:ascii="Arial" w:hAnsi="Arial" w:cs="Arial"/>
        </w:rPr>
      </w:pPr>
      <m:oMathPara>
        <m:oMathParaPr>
          <m:jc m:val="center"/>
        </m:oMathParaPr>
        <m:oMath>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total</m:t>
              </m:r>
            </m:sub>
          </m:sSub>
          <m:r>
            <m:rPr>
              <m:sty m:val="p"/>
            </m:rPr>
            <w:rPr>
              <w:rFonts w:ascii="Cambria Math" w:hAnsi="Cambria Math" w:cs="Arial"/>
            </w:rPr>
            <m:t>(</m:t>
          </m:r>
          <m:r>
            <w:rPr>
              <w:rFonts w:ascii="Cambria Math" w:hAnsi="Cambria Math" w:cs="Arial"/>
            </w:rPr>
            <m:t>t</m:t>
          </m:r>
          <m:r>
            <m:rPr>
              <m:sty m:val="p"/>
            </m:rPr>
            <w:rPr>
              <w:rFonts w:ascii="Cambria Math" w:hAnsi="Cambria Math" w:cs="Arial"/>
            </w:rPr>
            <m:t>,</m:t>
          </m:r>
          <m:r>
            <m:rPr>
              <m:sty m:val="bi"/>
            </m:rPr>
            <w:rPr>
              <w:rFonts w:ascii="Cambria Math" w:hAnsi="Cambria Math" w:cs="Arial"/>
            </w:rPr>
            <m:t>x</m:t>
          </m:r>
          <m:r>
            <m:rPr>
              <m:sty m:val="p"/>
            </m:rPr>
            <w:rPr>
              <w:rFonts w:ascii="Cambria Math" w:hAnsi="Cambria Math" w:cs="Arial"/>
            </w:rPr>
            <m:t>)=</m:t>
          </m:r>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crust</m:t>
              </m:r>
            </m:sub>
          </m:sSub>
          <m:r>
            <m:rPr>
              <m:sty m:val="p"/>
            </m:rPr>
            <w:rPr>
              <w:rFonts w:ascii="Cambria Math" w:hAnsi="Cambria Math" w:cs="Arial"/>
            </w:rPr>
            <m:t>+</m:t>
          </m:r>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ext</m:t>
              </m:r>
            </m:sub>
          </m:sSub>
          <m:r>
            <m:rPr>
              <m:sty m:val="p"/>
            </m:rPr>
            <w:rPr>
              <w:rFonts w:ascii="Cambria Math" w:hAnsi="Cambria Math" w:cs="Arial"/>
            </w:rPr>
            <m:t>+</m:t>
          </m:r>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lander</m:t>
              </m:r>
            </m:sub>
          </m:sSub>
          <m:r>
            <m:rPr>
              <m:sty m:val="p"/>
            </m:rPr>
            <w:rPr>
              <w:rFonts w:ascii="Cambria Math" w:hAnsi="Cambria Math" w:cs="Arial"/>
            </w:rPr>
            <m:t>+</m:t>
          </m:r>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payload</m:t>
              </m:r>
            </m:sub>
          </m:sSub>
          <m:r>
            <m:rPr>
              <m:sty m:val="p"/>
            </m:rPr>
            <w:rPr>
              <w:rFonts w:ascii="Cambria Math" w:hAnsi="Cambria Math" w:cs="Arial"/>
            </w:rPr>
            <m:t>+</m:t>
          </m:r>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control</m:t>
              </m:r>
            </m:sub>
          </m:sSub>
        </m:oMath>
      </m:oMathPara>
    </w:p>
    <w:p w14:paraId="3CC31573" w14:textId="64CA3B53" w:rsidR="002518D0" w:rsidRPr="00120151" w:rsidRDefault="00000000">
      <w:pPr>
        <w:pStyle w:val="FirstParagraph"/>
        <w:rPr>
          <w:rFonts w:ascii="Arial" w:hAnsi="Arial" w:cs="Arial"/>
        </w:rPr>
      </w:pPr>
      <w:r w:rsidRPr="00120151">
        <w:rPr>
          <w:rFonts w:ascii="Arial" w:hAnsi="Arial" w:cs="Arial"/>
        </w:rPr>
        <w:t xml:space="preserve">where </w:t>
      </w:r>
      <m:oMath>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crust</m:t>
            </m:r>
          </m:sub>
        </m:sSub>
      </m:oMath>
      <w:r w:rsidRPr="00120151">
        <w:rPr>
          <w:rFonts w:ascii="Arial" w:hAnsi="Arial" w:cs="Arial"/>
        </w:rPr>
        <w:t xml:space="preserve"> represents the localized remanence (</w:t>
      </w:r>
      <m:oMath>
        <m:r>
          <w:rPr>
            <w:rFonts w:ascii="Cambria Math" w:hAnsi="Cambria Math" w:cs="Arial"/>
          </w:rPr>
          <m:t>0.4</m:t>
        </m:r>
        <m:r>
          <m:rPr>
            <m:nor/>
          </m:rPr>
          <w:rPr>
            <w:rFonts w:ascii="Arial" w:hAnsi="Arial" w:cs="Arial"/>
          </w:rPr>
          <m:t>–</m:t>
        </m:r>
        <m:r>
          <w:rPr>
            <w:rFonts w:ascii="Cambria Math" w:hAnsi="Cambria Math" w:cs="Arial"/>
          </w:rPr>
          <m:t>0.8</m:t>
        </m:r>
        <m:r>
          <m:rPr>
            <m:nor/>
          </m:rPr>
          <w:rPr>
            <w:rFonts w:ascii="Arial" w:hAnsi="Arial" w:cs="Arial"/>
          </w:rPr>
          <m:t xml:space="preserve"> nT</m:t>
        </m:r>
      </m:oMath>
      <w:r w:rsidRPr="00120151">
        <w:rPr>
          <w:rFonts w:ascii="Arial" w:hAnsi="Arial" w:cs="Arial"/>
        </w:rPr>
        <w:t xml:space="preserve">), </w:t>
      </w:r>
      <m:oMath>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ext</m:t>
            </m:r>
          </m:sub>
        </m:sSub>
      </m:oMath>
      <w:r w:rsidRPr="00120151">
        <w:rPr>
          <w:rFonts w:ascii="Arial" w:hAnsi="Arial" w:cs="Arial"/>
        </w:rPr>
        <w:t xml:space="preserve"> is the solar wind IMF (</w:t>
      </w:r>
      <m:oMath>
        <m:r>
          <w:rPr>
            <w:rFonts w:ascii="Cambria Math" w:hAnsi="Cambria Math" w:cs="Arial"/>
          </w:rPr>
          <m:t>1</m:t>
        </m:r>
        <m:r>
          <m:rPr>
            <m:nor/>
          </m:rPr>
          <w:rPr>
            <w:rFonts w:ascii="Arial" w:hAnsi="Arial" w:cs="Arial"/>
          </w:rPr>
          <m:t>–</m:t>
        </m:r>
        <m:r>
          <w:rPr>
            <w:rFonts w:ascii="Cambria Math" w:hAnsi="Cambria Math" w:cs="Arial"/>
          </w:rPr>
          <m:t>5</m:t>
        </m:r>
        <m:r>
          <m:rPr>
            <m:nor/>
          </m:rPr>
          <w:rPr>
            <w:rFonts w:ascii="Arial" w:hAnsi="Arial" w:cs="Arial"/>
          </w:rPr>
          <m:t xml:space="preserve"> nT</m:t>
        </m:r>
      </m:oMath>
      <w:r w:rsidRPr="00120151">
        <w:rPr>
          <w:rFonts w:ascii="Arial" w:hAnsi="Arial" w:cs="Arial"/>
        </w:rPr>
        <w:t xml:space="preserve">), </w:t>
      </w:r>
      <m:oMath>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lander</m:t>
            </m:r>
          </m:sub>
        </m:sSub>
      </m:oMath>
      <w:r w:rsidRPr="00120151">
        <w:rPr>
          <w:rFonts w:ascii="Arial" w:hAnsi="Arial" w:cs="Arial"/>
        </w:rPr>
        <w:t xml:space="preserve"> represents stray DC magnetic fields generated by unshielded lander battery buses, power converters, and structural ferromagnets (</w:t>
      </w:r>
      <m:oMath>
        <m:r>
          <w:rPr>
            <w:rFonts w:ascii="Cambria Math" w:hAnsi="Cambria Math" w:cs="Arial"/>
          </w:rPr>
          <m:t>50</m:t>
        </m:r>
        <m:r>
          <m:rPr>
            <m:nor/>
          </m:rPr>
          <w:rPr>
            <w:rFonts w:ascii="Arial" w:hAnsi="Arial" w:cs="Arial"/>
          </w:rPr>
          <m:t>–</m:t>
        </m:r>
        <m:r>
          <w:rPr>
            <w:rFonts w:ascii="Cambria Math" w:hAnsi="Cambria Math" w:cs="Arial"/>
          </w:rPr>
          <m:t>500 μ</m:t>
        </m:r>
        <m:r>
          <m:rPr>
            <m:nor/>
          </m:rPr>
          <w:rPr>
            <w:rFonts w:ascii="Arial" w:hAnsi="Arial" w:cs="Arial"/>
          </w:rPr>
          <m:t>T</m:t>
        </m:r>
      </m:oMath>
      <w:r w:rsidRPr="00120151">
        <w:rPr>
          <w:rFonts w:ascii="Arial" w:hAnsi="Arial" w:cs="Arial"/>
        </w:rPr>
        <w:t xml:space="preserve">), </w:t>
      </w:r>
      <m:oMath>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payload</m:t>
            </m:r>
          </m:sub>
        </m:sSub>
      </m:oMath>
      <w:r w:rsidRPr="00120151">
        <w:rPr>
          <w:rFonts w:ascii="Arial" w:hAnsi="Arial" w:cs="Arial"/>
        </w:rPr>
        <w:t xml:space="preserve"> is the internal magnetic ripple generated by chamber LED driver arrays, peristaltic pumps, circulation fans, and solenoid valves (</w:t>
      </w:r>
      <m:oMath>
        <m:r>
          <w:rPr>
            <w:rFonts w:ascii="Cambria Math" w:hAnsi="Cambria Math" w:cs="Arial"/>
          </w:rPr>
          <m:t>15</m:t>
        </m:r>
        <m:r>
          <m:rPr>
            <m:nor/>
          </m:rPr>
          <w:rPr>
            <w:rFonts w:ascii="Arial" w:hAnsi="Arial" w:cs="Arial"/>
          </w:rPr>
          <m:t>–</m:t>
        </m:r>
        <m:r>
          <w:rPr>
            <w:rFonts w:ascii="Cambria Math" w:hAnsi="Cambria Math" w:cs="Arial"/>
          </w:rPr>
          <m:t>20</m:t>
        </m:r>
        <m:r>
          <m:rPr>
            <m:nor/>
          </m:rPr>
          <w:rPr>
            <w:rFonts w:ascii="Arial" w:hAnsi="Arial" w:cs="Arial"/>
          </w:rPr>
          <m:t xml:space="preserve"> nT</m:t>
        </m:r>
      </m:oMath>
      <w:r w:rsidRPr="00120151">
        <w:rPr>
          <w:rFonts w:ascii="Arial" w:hAnsi="Arial" w:cs="Arial"/>
        </w:rPr>
        <w:t xml:space="preserve"> ripple), and </w:t>
      </w:r>
      <m:oMath>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control</m:t>
            </m:r>
          </m:sub>
        </m:sSub>
      </m:oMath>
      <w:r w:rsidRPr="00120151">
        <w:rPr>
          <w:rFonts w:ascii="Arial" w:hAnsi="Arial" w:cs="Arial"/>
        </w:rPr>
        <w:t xml:space="preserve"> is the vector generated by active compensation coils or shielding [11,19]</w:t>
      </w:r>
      <w:ins w:id="73" w:author="Orourke, Aubrie E. (KSC-UBA00)" w:date="2026-10-28T12:40:00Z" w16du:dateUtc="2026-10-28T16:40:00Z">
        <w:r w:rsidR="00DF4F2A">
          <w:rPr>
            <w:rFonts w:ascii="Arial" w:hAnsi="Arial" w:cs="Arial"/>
          </w:rPr>
          <w:t xml:space="preserve"> (Figure 1D)</w:t>
        </w:r>
      </w:ins>
      <w:r w:rsidRPr="00120151">
        <w:rPr>
          <w:rFonts w:ascii="Arial" w:hAnsi="Arial" w:cs="Arial"/>
        </w:rPr>
        <w:t>.</w:t>
      </w:r>
    </w:p>
    <w:p w14:paraId="231AA922" w14:textId="77777777" w:rsidR="002518D0" w:rsidRDefault="00000000">
      <w:pPr>
        <w:pStyle w:val="BodyText"/>
        <w:rPr>
          <w:ins w:id="74" w:author="Orourke, Aubrie E. (KSC-UBA00)" w:date="2026-10-28T12:40:00Z" w16du:dateUtc="2026-10-28T16:40:00Z"/>
          <w:rFonts w:ascii="Arial" w:hAnsi="Arial" w:cs="Arial"/>
        </w:rPr>
      </w:pPr>
      <w:r w:rsidRPr="00120151">
        <w:rPr>
          <w:rFonts w:ascii="Arial" w:hAnsi="Arial" w:cs="Arial"/>
        </w:rPr>
        <w:t>Without meticulous sample-level magnetic vector logging and magnetic cleanliness protocols, spacecraft avionics can inadvertently bathe the specimens in static or alternating fields that equal or exceed the terrestrial geomagnetic field. Such uncontrolled stray fields inadvertently mask the lunar hypomagnetic environment, compromising the scientific integrity of flight investigations [11,20].</w:t>
      </w:r>
      <w:commentRangeEnd w:id="72"/>
      <w:r w:rsidR="00DF4F2A">
        <w:rPr>
          <w:rStyle w:val="CommentReference"/>
          <w:rFonts w:ascii="Arial" w:hAnsi="Arial" w:cs="Arial"/>
          <w:sz w:val="24"/>
          <w:szCs w:val="24"/>
        </w:rPr>
        <w:commentReference w:id="72"/>
      </w:r>
    </w:p>
    <w:p w14:paraId="4FEE7C45" w14:textId="77777777" w:rsidR="00DF4F2A" w:rsidRPr="00120151" w:rsidDel="00DF4F2A" w:rsidRDefault="00DF4F2A">
      <w:pPr>
        <w:pStyle w:val="BodyText"/>
        <w:rPr>
          <w:del w:id="75" w:author="Orourke, Aubrie E. (KSC-UBA00)" w:date="2026-10-28T12:40:00Z" w16du:dateUtc="2026-10-28T16:40:00Z"/>
          <w:rFonts w:ascii="Arial" w:hAnsi="Arial" w:cs="Arial"/>
        </w:rPr>
      </w:pPr>
    </w:p>
    <w:p w14:paraId="50D73459" w14:textId="77777777" w:rsidR="002518D0" w:rsidRPr="00120151" w:rsidRDefault="00DF4F2A">
      <w:pPr>
        <w:rPr>
          <w:rFonts w:ascii="Arial" w:hAnsi="Arial" w:cs="Arial"/>
        </w:rPr>
      </w:pPr>
      <w:r>
        <w:rPr>
          <w:noProof/>
        </w:rPr>
        <mc:AlternateContent>
          <mc:Choice Requires="wps">
            <w:drawing>
              <wp:inline distT="0" distB="0" distL="0" distR="0" wp14:anchorId="2F1D9BBF" wp14:editId="7E9887AB">
                <wp:extent cx="5943600" cy="13970"/>
                <wp:effectExtent l="0" t="0" r="0" b="0"/>
                <wp:docPr id="372176530" name="Horizontal Lin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31B6D31" id="Horizontal Lin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6B00209B" w14:textId="77777777" w:rsidR="002518D0" w:rsidRPr="00120151" w:rsidRDefault="00000000">
      <w:pPr>
        <w:pStyle w:val="Heading2"/>
        <w:rPr>
          <w:rFonts w:ascii="Arial" w:hAnsi="Arial" w:cs="Arial"/>
        </w:rPr>
      </w:pPr>
      <w:bookmarkStart w:id="76" w:name="_Toc244078822"/>
      <w:bookmarkStart w:id="77" w:name="X91dcc69f4ee66fdadbfb89532eed46c4adf9c01"/>
      <w:bookmarkEnd w:id="22"/>
      <w:r w:rsidRPr="00120151">
        <w:rPr>
          <w:rFonts w:ascii="Arial" w:hAnsi="Arial" w:cs="Arial"/>
        </w:rPr>
        <w:t>2. The First Five Days of Growth: Early Seedling Establishment as the Critical Bottleneck for Lunar Agriculture</w:t>
      </w:r>
      <w:bookmarkEnd w:id="76"/>
    </w:p>
    <w:p w14:paraId="7EEFD82F" w14:textId="62AA2F2D" w:rsidR="002518D0" w:rsidRPr="00120151" w:rsidRDefault="00000000">
      <w:pPr>
        <w:pStyle w:val="FirstParagraph"/>
        <w:rPr>
          <w:rFonts w:ascii="Arial" w:hAnsi="Arial" w:cs="Arial"/>
        </w:rPr>
      </w:pPr>
      <w:r w:rsidRPr="00120151">
        <w:rPr>
          <w:rFonts w:ascii="Arial" w:hAnsi="Arial" w:cs="Arial"/>
        </w:rPr>
        <w:t xml:space="preserve">Previous reviews of plant magnetobiology have collated disparate phenotypes across entire life cycles, spanning floral transition, silique maturation, and seed setting [10,12,21]. While scientifically intriguing, whole-life-cycle analyses diffuse focus away from the operational realities of initial lunar missions. Payloads such as LEAF on Artemis III are constrained by mission operational lifetimes (typically </w:t>
      </w:r>
      <w:ins w:id="78" w:author="Orourke, Aubrie E. (KSC-UBA00)" w:date="2026-10-28T12:43:00Z" w16du:dateUtc="2026-10-28T16:43:00Z">
        <w:r w:rsidR="00DF4F2A">
          <w:rPr>
            <w:rFonts w:ascii="Arial" w:hAnsi="Arial" w:cs="Arial"/>
          </w:rPr>
          <w:t>3</w:t>
        </w:r>
      </w:ins>
      <w:del w:id="79" w:author="Orourke, Aubrie E. (KSC-UBA00)" w:date="2026-10-28T12:43:00Z" w16du:dateUtc="2026-10-28T16:43:00Z">
        <w:r w:rsidRPr="00120151" w:rsidDel="00DF4F2A">
          <w:rPr>
            <w:rFonts w:ascii="Arial" w:hAnsi="Arial" w:cs="Arial"/>
          </w:rPr>
          <w:delText>7</w:delText>
        </w:r>
      </w:del>
      <w:r w:rsidRPr="00120151">
        <w:rPr>
          <w:rFonts w:ascii="Arial" w:hAnsi="Arial" w:cs="Arial"/>
        </w:rPr>
        <w:t>–14 days of surface operations), power budgets, and fluidic volume [1,6]. Furthermore, in operational bioregenerative life support systems, rapid-cycle crops such as microgreens (</w:t>
      </w:r>
      <w:r w:rsidRPr="00120151">
        <w:rPr>
          <w:rFonts w:ascii="Arial" w:hAnsi="Arial" w:cs="Arial"/>
          <w:i/>
          <w:iCs/>
        </w:rPr>
        <w:t>Brassica rapa</w:t>
      </w:r>
      <w:r w:rsidRPr="00120151">
        <w:rPr>
          <w:rFonts w:ascii="Arial" w:hAnsi="Arial" w:cs="Arial"/>
        </w:rPr>
        <w:t xml:space="preserve">, </w:t>
      </w:r>
      <w:r w:rsidRPr="00120151">
        <w:rPr>
          <w:rFonts w:ascii="Arial" w:hAnsi="Arial" w:cs="Arial"/>
          <w:i/>
          <w:iCs/>
        </w:rPr>
        <w:t>Raphanus sativus</w:t>
      </w:r>
      <w:r w:rsidRPr="00120151">
        <w:rPr>
          <w:rFonts w:ascii="Arial" w:hAnsi="Arial" w:cs="Arial"/>
        </w:rPr>
        <w:t>) are harvested precisely between days 7 and 14 to maximize nutrient density and volumetric productivity [5,22].</w:t>
      </w:r>
    </w:p>
    <w:p w14:paraId="52458945" w14:textId="77777777" w:rsidR="002518D0" w:rsidRPr="00120151" w:rsidRDefault="00000000">
      <w:pPr>
        <w:pStyle w:val="BodyText"/>
        <w:rPr>
          <w:rFonts w:ascii="Arial" w:hAnsi="Arial" w:cs="Arial"/>
        </w:rPr>
      </w:pPr>
      <w:r w:rsidRPr="00120151">
        <w:rPr>
          <w:rFonts w:ascii="Arial" w:hAnsi="Arial" w:cs="Arial"/>
        </w:rPr>
        <w:t xml:space="preserve">Consequently, the first five days of growth (0–120 hours post-imbibition) represent the foundational biological bottleneck for lunar agriculture (Figure 2a). During this tightly orchestrated window, the plant undergoes a profound physiological transition: progressing from an anoxic, metabolically quiescent seed relying entirely on heterotrophic reserve mobilization, through radicle protrusion and hypocotyl extension, </w:t>
      </w:r>
      <w:r w:rsidRPr="00120151">
        <w:rPr>
          <w:rFonts w:ascii="Arial" w:hAnsi="Arial" w:cs="Arial"/>
        </w:rPr>
        <w:lastRenderedPageBreak/>
        <w:t>to blue- and red-light-mediated photomorphogenesis, de-etiolation, and autotrophic photosynthetic competency [23,24].</w:t>
      </w:r>
    </w:p>
    <w:p w14:paraId="50B00231" w14:textId="77777777" w:rsidR="002518D0" w:rsidRPr="00120151" w:rsidRDefault="00000000">
      <w:pPr>
        <w:pStyle w:val="BodyText"/>
        <w:rPr>
          <w:rFonts w:ascii="Arial" w:hAnsi="Arial" w:cs="Arial"/>
          <w:sz w:val="20"/>
          <w:szCs w:val="20"/>
        </w:rPr>
      </w:pPr>
      <w:commentRangeStart w:id="80"/>
      <w:commentRangeStart w:id="81"/>
      <w:commentRangeStart w:id="82"/>
      <w:r w:rsidRPr="00120151">
        <w:rPr>
          <w:rFonts w:ascii="Arial" w:hAnsi="Arial" w:cs="Arial"/>
          <w:noProof/>
        </w:rPr>
        <w:drawing>
          <wp:inline distT="0" distB="0" distL="0" distR="0" wp14:anchorId="0207A0C2" wp14:editId="34AFEC36">
            <wp:extent cx="5770523" cy="4762831"/>
            <wp:effectExtent l="0" t="0" r="0" b="0"/>
            <wp:docPr id="16" name="Picture" descr="Figure 2"/>
            <wp:cNvGraphicFramePr/>
            <a:graphic xmlns:a="http://schemas.openxmlformats.org/drawingml/2006/main">
              <a:graphicData uri="http://schemas.openxmlformats.org/drawingml/2006/picture">
                <pic:pic xmlns:pic="http://schemas.openxmlformats.org/drawingml/2006/picture">
                  <pic:nvPicPr>
                    <pic:cNvPr id="17" name="Picture" descr="/Users/drb_laptop/Documents/NMF_review/figures/Fig2_first_5_days_germination_pigments.png"/>
                    <pic:cNvPicPr>
                      <a:picLocks noChangeAspect="1" noChangeArrowheads="1"/>
                    </pic:cNvPicPr>
                  </pic:nvPicPr>
                  <pic:blipFill>
                    <a:blip r:embed="rId10"/>
                    <a:stretch>
                      <a:fillRect/>
                    </a:stretch>
                  </pic:blipFill>
                  <pic:spPr bwMode="auto">
                    <a:xfrm>
                      <a:off x="0" y="0"/>
                      <a:ext cx="5792134" cy="4780668"/>
                    </a:xfrm>
                    <a:prstGeom prst="rect">
                      <a:avLst/>
                    </a:prstGeom>
                    <a:noFill/>
                    <a:ln w="9525">
                      <a:noFill/>
                      <a:headEnd/>
                      <a:tailEnd/>
                    </a:ln>
                  </pic:spPr>
                </pic:pic>
              </a:graphicData>
            </a:graphic>
          </wp:inline>
        </w:drawing>
      </w:r>
      <w:commentRangeEnd w:id="80"/>
      <w:r w:rsidR="00C5590B" w:rsidRPr="00120151">
        <w:rPr>
          <w:rStyle w:val="CommentReference"/>
          <w:rFonts w:ascii="Arial" w:hAnsi="Arial" w:cs="Arial"/>
          <w:sz w:val="24"/>
          <w:szCs w:val="24"/>
        </w:rPr>
        <w:commentReference w:id="80"/>
      </w:r>
      <w:commentRangeEnd w:id="81"/>
      <w:r w:rsidR="00C5590B" w:rsidRPr="00120151">
        <w:rPr>
          <w:rStyle w:val="CommentReference"/>
          <w:rFonts w:ascii="Arial" w:hAnsi="Arial" w:cs="Arial"/>
          <w:sz w:val="24"/>
          <w:szCs w:val="24"/>
        </w:rPr>
        <w:commentReference w:id="81"/>
      </w:r>
      <w:commentRangeEnd w:id="82"/>
      <w:r w:rsidR="00C5590B" w:rsidRPr="00120151">
        <w:rPr>
          <w:rStyle w:val="CommentReference"/>
          <w:rFonts w:ascii="Arial" w:hAnsi="Arial" w:cs="Arial"/>
          <w:sz w:val="24"/>
          <w:szCs w:val="24"/>
        </w:rPr>
        <w:commentReference w:id="82"/>
      </w:r>
      <w:r w:rsidRPr="00120151">
        <w:rPr>
          <w:rFonts w:ascii="Arial" w:hAnsi="Arial" w:cs="Arial"/>
        </w:rPr>
        <w:t xml:space="preserve"> </w:t>
      </w:r>
      <w:r w:rsidRPr="00120151">
        <w:rPr>
          <w:rFonts w:ascii="Arial" w:hAnsi="Arial" w:cs="Arial"/>
          <w:b/>
          <w:bCs/>
          <w:sz w:val="20"/>
          <w:szCs w:val="20"/>
        </w:rPr>
        <w:t>Figure 2 | The first five days of seedling growth under near-null magnetic fields.</w:t>
      </w:r>
      <w:r w:rsidRPr="00120151">
        <w:rPr>
          <w:rFonts w:ascii="Arial" w:hAnsi="Arial" w:cs="Arial"/>
          <w:sz w:val="20"/>
          <w:szCs w:val="20"/>
        </w:rPr>
        <w:br/>
      </w:r>
      <w:r w:rsidRPr="00120151">
        <w:rPr>
          <w:rFonts w:ascii="Arial" w:hAnsi="Arial" w:cs="Arial"/>
          <w:b/>
          <w:bCs/>
          <w:sz w:val="20"/>
          <w:szCs w:val="20"/>
        </w:rPr>
        <w:t>(a) 5-Day Seedling Establishment Timeline:</w:t>
      </w:r>
      <w:r w:rsidRPr="00120151">
        <w:rPr>
          <w:rFonts w:ascii="Arial" w:hAnsi="Arial" w:cs="Arial"/>
          <w:sz w:val="20"/>
          <w:szCs w:val="20"/>
        </w:rPr>
        <w:t xml:space="preserve"> Four sequential developmental phases from imbibition to autotrophy: Phase I (0–24 h: imbibition, oxygen uptake burst, mitochondrial restart, TAG lipase SDP1 activation); Phase II (24–48 h: peroxisomal </w:t>
      </w:r>
      <m:oMath>
        <m:r>
          <w:rPr>
            <w:rFonts w:ascii="Cambria Math" w:hAnsi="Cambria Math" w:cs="Arial"/>
            <w:sz w:val="20"/>
            <w:szCs w:val="20"/>
          </w:rPr>
          <m:t>β</m:t>
        </m:r>
      </m:oMath>
      <w:r w:rsidRPr="00120151">
        <w:rPr>
          <w:rFonts w:ascii="Arial" w:hAnsi="Arial" w:cs="Arial"/>
          <w:sz w:val="20"/>
          <w:szCs w:val="20"/>
        </w:rPr>
        <w:t>-oxidation, glyoxylate cycle, radicle emergence); Phase III (48–72 h: radicle elongation, apical meristem cell division, PIN2 polar auxin transport); and Phase IV (72–120 h: de-etiolation, cotyledon opening, cryptochrome/phytochrome light perception, HY5-mediated chlorophyll and anthocyanin accumulation). Core Concepts 2, 3, and 4 are mapped to their specific developmental phases.</w:t>
      </w:r>
      <w:r w:rsidRPr="00120151">
        <w:rPr>
          <w:rFonts w:ascii="Arial" w:hAnsi="Arial" w:cs="Arial"/>
          <w:sz w:val="20"/>
          <w:szCs w:val="20"/>
        </w:rPr>
        <w:br/>
      </w:r>
      <w:r w:rsidRPr="00120151">
        <w:rPr>
          <w:rFonts w:ascii="Arial" w:hAnsi="Arial" w:cs="Arial"/>
          <w:b/>
          <w:bCs/>
          <w:sz w:val="20"/>
          <w:szCs w:val="20"/>
        </w:rPr>
        <w:t>(b) Seed Germination Capacity and Kinetics:</w:t>
      </w:r>
      <w:r w:rsidRPr="00120151">
        <w:rPr>
          <w:rFonts w:ascii="Arial" w:hAnsi="Arial" w:cs="Arial"/>
          <w:sz w:val="20"/>
          <w:szCs w:val="20"/>
        </w:rPr>
        <w:t xml:space="preserve"> Cumulative germination percentage comparing terrestrial GMF (</w:t>
      </w:r>
      <m:oMath>
        <m:r>
          <w:rPr>
            <w:rFonts w:ascii="Cambria Math" w:hAnsi="Cambria Math" w:cs="Arial"/>
            <w:sz w:val="20"/>
            <w:szCs w:val="20"/>
          </w:rPr>
          <m:t>45</m:t>
        </m:r>
        <m:r>
          <m:rPr>
            <m:nor/>
          </m:rPr>
          <w:rPr>
            <w:rFonts w:ascii="Arial" w:hAnsi="Arial" w:cs="Arial"/>
            <w:sz w:val="20"/>
            <w:szCs w:val="20"/>
          </w:rPr>
          <m:t>–</m:t>
        </m:r>
        <m:r>
          <w:rPr>
            <w:rFonts w:ascii="Cambria Math" w:hAnsi="Cambria Math" w:cs="Arial"/>
            <w:sz w:val="20"/>
            <w:szCs w:val="20"/>
          </w:rPr>
          <m:t>50 μ</m:t>
        </m:r>
        <m:r>
          <m:rPr>
            <m:nor/>
          </m:rPr>
          <w:rPr>
            <w:rFonts w:ascii="Arial" w:hAnsi="Arial" w:cs="Arial"/>
            <w:sz w:val="20"/>
            <w:szCs w:val="20"/>
          </w:rPr>
          <m:t>T</m:t>
        </m:r>
      </m:oMath>
      <w:r w:rsidRPr="00120151">
        <w:rPr>
          <w:rFonts w:ascii="Arial" w:hAnsi="Arial" w:cs="Arial"/>
          <w:sz w:val="20"/>
          <w:szCs w:val="20"/>
        </w:rPr>
        <w:t xml:space="preserve">, solid blue) versus near-null magnetic field (NNMF </w:t>
      </w:r>
      <m:oMath>
        <m:r>
          <m:rPr>
            <m:sty m:val="p"/>
          </m:rPr>
          <w:rPr>
            <w:rFonts w:ascii="Cambria Math" w:hAnsi="Cambria Math" w:cs="Arial"/>
            <w:sz w:val="20"/>
            <w:szCs w:val="20"/>
          </w:rPr>
          <m:t>&lt;</m:t>
        </m:r>
        <m:r>
          <w:rPr>
            <w:rFonts w:ascii="Cambria Math" w:hAnsi="Cambria Math" w:cs="Arial"/>
            <w:sz w:val="20"/>
            <w:szCs w:val="20"/>
          </w:rPr>
          <m:t>10</m:t>
        </m:r>
        <m:r>
          <m:rPr>
            <m:nor/>
          </m:rPr>
          <w:rPr>
            <w:rFonts w:ascii="Arial" w:hAnsi="Arial" w:cs="Arial"/>
            <w:sz w:val="20"/>
            <w:szCs w:val="20"/>
          </w:rPr>
          <m:t xml:space="preserve"> nT</m:t>
        </m:r>
      </m:oMath>
      <w:r w:rsidRPr="00120151">
        <w:rPr>
          <w:rFonts w:ascii="Arial" w:hAnsi="Arial" w:cs="Arial"/>
          <w:sz w:val="20"/>
          <w:szCs w:val="20"/>
        </w:rPr>
        <w:t>, dashed red). Hypomagnetic exposure causes a 20% decline in final germination capacity (Core Concept 2: total viable seedling count #) and a 16-hour emergence lag (</w:t>
      </w:r>
      <m:oMath>
        <m:r>
          <m:rPr>
            <m:sty m:val="p"/>
          </m:rPr>
          <w:rPr>
            <w:rFonts w:ascii="Cambria Math" w:hAnsi="Cambria Math" w:cs="Arial"/>
            <w:sz w:val="20"/>
            <w:szCs w:val="20"/>
          </w:rPr>
          <m:t>Δ</m:t>
        </m:r>
        <m:sSub>
          <m:sSubPr>
            <m:ctrlPr>
              <w:rPr>
                <w:rFonts w:ascii="Cambria Math" w:hAnsi="Cambria Math" w:cs="Arial"/>
                <w:sz w:val="20"/>
                <w:szCs w:val="20"/>
              </w:rPr>
            </m:ctrlPr>
          </m:sSubPr>
          <m:e>
            <m:r>
              <w:rPr>
                <w:rFonts w:ascii="Cambria Math" w:hAnsi="Cambria Math" w:cs="Arial"/>
                <w:sz w:val="20"/>
                <w:szCs w:val="20"/>
              </w:rPr>
              <m:t>t</m:t>
            </m:r>
          </m:e>
          <m:sub>
            <m:r>
              <w:rPr>
                <w:rFonts w:ascii="Cambria Math" w:hAnsi="Cambria Math" w:cs="Arial"/>
                <w:sz w:val="20"/>
                <w:szCs w:val="20"/>
              </w:rPr>
              <m:t>50</m:t>
            </m:r>
          </m:sub>
        </m:sSub>
      </m:oMath>
      <w:r w:rsidRPr="00120151">
        <w:rPr>
          <w:rFonts w:ascii="Arial" w:hAnsi="Arial" w:cs="Arial"/>
          <w:sz w:val="20"/>
          <w:szCs w:val="20"/>
        </w:rPr>
        <w:t>, Core Concept 3: germination velocity).</w:t>
      </w:r>
      <w:r w:rsidRPr="00120151">
        <w:rPr>
          <w:rFonts w:ascii="Arial" w:hAnsi="Arial" w:cs="Arial"/>
          <w:sz w:val="20"/>
          <w:szCs w:val="20"/>
        </w:rPr>
        <w:br/>
      </w:r>
      <w:r w:rsidRPr="00120151">
        <w:rPr>
          <w:rFonts w:ascii="Arial" w:hAnsi="Arial" w:cs="Arial"/>
          <w:b/>
          <w:bCs/>
          <w:sz w:val="20"/>
          <w:szCs w:val="20"/>
        </w:rPr>
        <w:t>(c) Seedling Elongation, Vigor, and Biomass Yield:</w:t>
      </w:r>
      <w:r w:rsidRPr="00120151">
        <w:rPr>
          <w:rFonts w:ascii="Arial" w:hAnsi="Arial" w:cs="Arial"/>
          <w:sz w:val="20"/>
          <w:szCs w:val="20"/>
        </w:rPr>
        <w:t xml:space="preserve"> Quantitative reductions in radicle length at Day 3 (-33.0%), hypocotyl height at Day 5 (-31.0%), fresh weight (-29.1%), and total dry biomass yield (-28.5%) under NNMF relative to GMF controls. Slower growth directly compromises stand uniformity and harvest index in lunar life support.</w:t>
      </w:r>
      <w:r w:rsidRPr="00120151">
        <w:rPr>
          <w:rFonts w:ascii="Arial" w:hAnsi="Arial" w:cs="Arial"/>
          <w:sz w:val="20"/>
          <w:szCs w:val="20"/>
        </w:rPr>
        <w:br/>
      </w:r>
      <w:r w:rsidRPr="00120151">
        <w:rPr>
          <w:rFonts w:ascii="Arial" w:hAnsi="Arial" w:cs="Arial"/>
          <w:b/>
          <w:bCs/>
          <w:sz w:val="20"/>
          <w:szCs w:val="20"/>
        </w:rPr>
        <w:t>(d) Pigment Biosynthetic Pathway and Transcriptional Repression:</w:t>
      </w:r>
      <w:r w:rsidRPr="00120151">
        <w:rPr>
          <w:rFonts w:ascii="Arial" w:hAnsi="Arial" w:cs="Arial"/>
          <w:sz w:val="20"/>
          <w:szCs w:val="20"/>
        </w:rPr>
        <w:t xml:space="preserve"> Blue-light cryptochrome (CRY1/CRY2) radical-pair spin dynamics are altered under NNMF, attenuating COP1/SPA1 dissociation and dampening transcription factor HY5 stabilization. HY5 directly regulates rate-limiting chlorophyll biosynthetic genes (</w:t>
      </w:r>
      <w:r w:rsidRPr="00120151">
        <w:rPr>
          <w:rFonts w:ascii="Arial" w:hAnsi="Arial" w:cs="Arial"/>
          <w:i/>
          <w:iCs/>
          <w:sz w:val="20"/>
          <w:szCs w:val="20"/>
        </w:rPr>
        <w:t>HEMA1</w:t>
      </w:r>
      <w:r w:rsidRPr="00120151">
        <w:rPr>
          <w:rFonts w:ascii="Arial" w:hAnsi="Arial" w:cs="Arial"/>
          <w:sz w:val="20"/>
          <w:szCs w:val="20"/>
        </w:rPr>
        <w:t xml:space="preserve">, </w:t>
      </w:r>
      <w:r w:rsidRPr="00120151">
        <w:rPr>
          <w:rFonts w:ascii="Arial" w:hAnsi="Arial" w:cs="Arial"/>
          <w:i/>
          <w:iCs/>
          <w:sz w:val="20"/>
          <w:szCs w:val="20"/>
        </w:rPr>
        <w:t>CHLH</w:t>
      </w:r>
      <w:r w:rsidRPr="00120151">
        <w:rPr>
          <w:rFonts w:ascii="Arial" w:hAnsi="Arial" w:cs="Arial"/>
          <w:sz w:val="20"/>
          <w:szCs w:val="20"/>
        </w:rPr>
        <w:t xml:space="preserve">, </w:t>
      </w:r>
      <w:r w:rsidRPr="00120151">
        <w:rPr>
          <w:rFonts w:ascii="Arial" w:hAnsi="Arial" w:cs="Arial"/>
          <w:i/>
          <w:iCs/>
          <w:sz w:val="20"/>
          <w:szCs w:val="20"/>
        </w:rPr>
        <w:t>PORA/B/C</w:t>
      </w:r>
      <w:r w:rsidRPr="00120151">
        <w:rPr>
          <w:rFonts w:ascii="Arial" w:hAnsi="Arial" w:cs="Arial"/>
          <w:sz w:val="20"/>
          <w:szCs w:val="20"/>
        </w:rPr>
        <w:t>) and anthocyanin genes (</w:t>
      </w:r>
      <w:r w:rsidRPr="00120151">
        <w:rPr>
          <w:rFonts w:ascii="Arial" w:hAnsi="Arial" w:cs="Arial"/>
          <w:i/>
          <w:iCs/>
          <w:sz w:val="20"/>
          <w:szCs w:val="20"/>
        </w:rPr>
        <w:t>CHS</w:t>
      </w:r>
      <w:r w:rsidRPr="00120151">
        <w:rPr>
          <w:rFonts w:ascii="Arial" w:hAnsi="Arial" w:cs="Arial"/>
          <w:sz w:val="20"/>
          <w:szCs w:val="20"/>
        </w:rPr>
        <w:t xml:space="preserve">, </w:t>
      </w:r>
      <w:r w:rsidRPr="00120151">
        <w:rPr>
          <w:rFonts w:ascii="Arial" w:hAnsi="Arial" w:cs="Arial"/>
          <w:i/>
          <w:iCs/>
          <w:sz w:val="20"/>
          <w:szCs w:val="20"/>
        </w:rPr>
        <w:t>CHI</w:t>
      </w:r>
      <w:r w:rsidRPr="00120151">
        <w:rPr>
          <w:rFonts w:ascii="Arial" w:hAnsi="Arial" w:cs="Arial"/>
          <w:sz w:val="20"/>
          <w:szCs w:val="20"/>
        </w:rPr>
        <w:t xml:space="preserve">, </w:t>
      </w:r>
      <w:r w:rsidRPr="00120151">
        <w:rPr>
          <w:rFonts w:ascii="Arial" w:hAnsi="Arial" w:cs="Arial"/>
          <w:i/>
          <w:iCs/>
          <w:sz w:val="20"/>
          <w:szCs w:val="20"/>
        </w:rPr>
        <w:t>F3H</w:t>
      </w:r>
      <w:r w:rsidRPr="00120151">
        <w:rPr>
          <w:rFonts w:ascii="Arial" w:hAnsi="Arial" w:cs="Arial"/>
          <w:sz w:val="20"/>
          <w:szCs w:val="20"/>
        </w:rPr>
        <w:t xml:space="preserve">). </w:t>
      </w:r>
      <w:r w:rsidRPr="00120151">
        <w:rPr>
          <w:rFonts w:ascii="Arial" w:hAnsi="Arial" w:cs="Arial"/>
          <w:sz w:val="20"/>
          <w:szCs w:val="20"/>
        </w:rPr>
        <w:lastRenderedPageBreak/>
        <w:t>Downregulation of these transcripts, coupled with secondary iron deficiency chlorosis (</w:t>
      </w:r>
      <w:r w:rsidRPr="00120151">
        <w:rPr>
          <w:rFonts w:ascii="Arial" w:hAnsi="Arial" w:cs="Arial"/>
          <w:i/>
          <w:iCs/>
          <w:sz w:val="20"/>
          <w:szCs w:val="20"/>
        </w:rPr>
        <w:t>FIT</w:t>
      </w:r>
      <w:r w:rsidRPr="00120151">
        <w:rPr>
          <w:rFonts w:ascii="Arial" w:hAnsi="Arial" w:cs="Arial"/>
          <w:sz w:val="20"/>
          <w:szCs w:val="20"/>
        </w:rPr>
        <w:t xml:space="preserve">, </w:t>
      </w:r>
      <w:r w:rsidRPr="00120151">
        <w:rPr>
          <w:rFonts w:ascii="Arial" w:hAnsi="Arial" w:cs="Arial"/>
          <w:i/>
          <w:iCs/>
          <w:sz w:val="20"/>
          <w:szCs w:val="20"/>
        </w:rPr>
        <w:t>IRT1</w:t>
      </w:r>
      <w:r w:rsidRPr="00120151">
        <w:rPr>
          <w:rFonts w:ascii="Arial" w:hAnsi="Arial" w:cs="Arial"/>
          <w:sz w:val="20"/>
          <w:szCs w:val="20"/>
        </w:rPr>
        <w:t xml:space="preserve">, </w:t>
      </w:r>
      <w:r w:rsidRPr="00120151">
        <w:rPr>
          <w:rFonts w:ascii="Arial" w:hAnsi="Arial" w:cs="Arial"/>
          <w:i/>
          <w:iCs/>
          <w:sz w:val="20"/>
          <w:szCs w:val="20"/>
        </w:rPr>
        <w:t>AtFer1–4</w:t>
      </w:r>
      <w:r w:rsidRPr="00120151">
        <w:rPr>
          <w:rFonts w:ascii="Arial" w:hAnsi="Arial" w:cs="Arial"/>
          <w:sz w:val="20"/>
          <w:szCs w:val="20"/>
        </w:rPr>
        <w:t xml:space="preserve">), arrests etioplast-to-chloroplast differentiation, causing delayed greening and reduced </w:t>
      </w:r>
      <m:oMath>
        <m:sSub>
          <m:sSubPr>
            <m:ctrlPr>
              <w:rPr>
                <w:rFonts w:ascii="Cambria Math" w:hAnsi="Cambria Math" w:cs="Arial"/>
                <w:sz w:val="20"/>
                <w:szCs w:val="20"/>
              </w:rPr>
            </m:ctrlPr>
          </m:sSubPr>
          <m:e>
            <m:r>
              <w:rPr>
                <w:rFonts w:ascii="Cambria Math" w:hAnsi="Cambria Math" w:cs="Arial"/>
                <w:sz w:val="20"/>
                <w:szCs w:val="20"/>
              </w:rPr>
              <m:t>F</m:t>
            </m:r>
          </m:e>
          <m:sub>
            <m:r>
              <w:rPr>
                <w:rFonts w:ascii="Cambria Math" w:hAnsi="Cambria Math" w:cs="Arial"/>
                <w:sz w:val="20"/>
                <w:szCs w:val="20"/>
              </w:rPr>
              <m:t>v</m:t>
            </m:r>
          </m:sub>
        </m:sSub>
        <m:r>
          <m:rPr>
            <m:sty m:val="p"/>
          </m:rP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F</m:t>
            </m:r>
          </m:e>
          <m:sub>
            <m:r>
              <w:rPr>
                <w:rFonts w:ascii="Cambria Math" w:hAnsi="Cambria Math" w:cs="Arial"/>
                <w:sz w:val="20"/>
                <w:szCs w:val="20"/>
              </w:rPr>
              <m:t>m</m:t>
            </m:r>
          </m:sub>
        </m:sSub>
      </m:oMath>
      <w:r w:rsidRPr="00120151">
        <w:rPr>
          <w:rFonts w:ascii="Arial" w:hAnsi="Arial" w:cs="Arial"/>
          <w:sz w:val="20"/>
          <w:szCs w:val="20"/>
        </w:rPr>
        <w:t>.</w:t>
      </w:r>
    </w:p>
    <w:p w14:paraId="0B5101BF" w14:textId="77777777" w:rsidR="002518D0" w:rsidRPr="00120151" w:rsidRDefault="00000000">
      <w:pPr>
        <w:pStyle w:val="Heading3"/>
        <w:rPr>
          <w:rFonts w:ascii="Arial" w:hAnsi="Arial" w:cs="Arial"/>
        </w:rPr>
      </w:pPr>
      <w:bookmarkStart w:id="83" w:name="X8bd9cdd99fdfda0b8d3c60a110b5b3dbaa16298"/>
      <w:r w:rsidRPr="00120151">
        <w:rPr>
          <w:rFonts w:ascii="Arial" w:hAnsi="Arial" w:cs="Arial"/>
        </w:rPr>
        <w:t>2.1 Core Concept 2: Null Magnetic Fields Alter Germination Capacity (# of Germinating Seedlings)</w:t>
      </w:r>
    </w:p>
    <w:p w14:paraId="3DBCBE19" w14:textId="77777777" w:rsidR="002518D0" w:rsidRPr="00120151" w:rsidRDefault="00000000">
      <w:pPr>
        <w:pStyle w:val="FirstParagraph"/>
        <w:rPr>
          <w:rFonts w:ascii="Arial" w:hAnsi="Arial" w:cs="Arial"/>
        </w:rPr>
      </w:pPr>
      <w:r w:rsidRPr="00120151">
        <w:rPr>
          <w:rFonts w:ascii="Arial" w:hAnsi="Arial" w:cs="Arial"/>
        </w:rPr>
        <w:t xml:space="preserve">The initial developmental metric of any agricultural cycle is germination capacity: the total fraction of sown seeds that successfully break dormancy, complete imbibition, and emerge through the seed coat [25]. </w:t>
      </w:r>
      <w:commentRangeStart w:id="84"/>
      <w:commentRangeStart w:id="85"/>
      <w:r w:rsidRPr="00120151">
        <w:rPr>
          <w:rFonts w:ascii="Arial" w:hAnsi="Arial" w:cs="Arial"/>
        </w:rPr>
        <w:t>Removing the ambient geomagnetic field exerts a pronounced, documented inhibitory effect on germination capacity across diverse plant families (Figure 2b).</w:t>
      </w:r>
      <w:commentRangeEnd w:id="84"/>
      <w:r w:rsidR="00BB741B" w:rsidRPr="00120151">
        <w:rPr>
          <w:rStyle w:val="CommentReference"/>
          <w:rFonts w:ascii="Arial" w:hAnsi="Arial" w:cs="Arial"/>
          <w:sz w:val="24"/>
          <w:szCs w:val="24"/>
        </w:rPr>
        <w:commentReference w:id="84"/>
      </w:r>
      <w:commentRangeEnd w:id="85"/>
      <w:r w:rsidR="00BB741B" w:rsidRPr="00120151">
        <w:rPr>
          <w:rStyle w:val="CommentReference"/>
          <w:rFonts w:ascii="Arial" w:hAnsi="Arial" w:cs="Arial"/>
          <w:sz w:val="24"/>
          <w:szCs w:val="24"/>
        </w:rPr>
        <w:commentReference w:id="85"/>
      </w:r>
    </w:p>
    <w:p w14:paraId="0CD5AA63" w14:textId="77777777" w:rsidR="002518D0" w:rsidRPr="00120151" w:rsidRDefault="00000000">
      <w:pPr>
        <w:pStyle w:val="BodyText"/>
        <w:rPr>
          <w:rFonts w:ascii="Arial" w:hAnsi="Arial" w:cs="Arial"/>
        </w:rPr>
      </w:pPr>
      <w:r w:rsidRPr="00120151">
        <w:rPr>
          <w:rFonts w:ascii="Arial" w:hAnsi="Arial" w:cs="Arial"/>
        </w:rPr>
        <w:t xml:space="preserve">In </w:t>
      </w:r>
      <w:r w:rsidRPr="00120151">
        <w:rPr>
          <w:rFonts w:ascii="Arial" w:hAnsi="Arial" w:cs="Arial"/>
          <w:i/>
          <w:iCs/>
        </w:rPr>
        <w:t>Arabidopsis thaliana</w:t>
      </w:r>
      <w:r w:rsidRPr="00120151">
        <w:rPr>
          <w:rFonts w:ascii="Arial" w:hAnsi="Arial" w:cs="Arial"/>
        </w:rPr>
        <w:t>, cereal grains (</w:t>
      </w:r>
      <w:r w:rsidRPr="00120151">
        <w:rPr>
          <w:rFonts w:ascii="Arial" w:hAnsi="Arial" w:cs="Arial"/>
          <w:i/>
          <w:iCs/>
        </w:rPr>
        <w:t>Triticum aestivum</w:t>
      </w:r>
      <w:r w:rsidRPr="00120151">
        <w:rPr>
          <w:rFonts w:ascii="Arial" w:hAnsi="Arial" w:cs="Arial"/>
        </w:rPr>
        <w:t xml:space="preserve">, </w:t>
      </w:r>
      <w:r w:rsidRPr="00120151">
        <w:rPr>
          <w:rFonts w:ascii="Arial" w:hAnsi="Arial" w:cs="Arial"/>
          <w:i/>
          <w:iCs/>
        </w:rPr>
        <w:t>Hordeum vulgare</w:t>
      </w:r>
      <w:r w:rsidRPr="00120151">
        <w:rPr>
          <w:rFonts w:ascii="Arial" w:hAnsi="Arial" w:cs="Arial"/>
        </w:rPr>
        <w:t>), and vegetable legumes, shielding the geomagnetic field to near-null levels (</w:t>
      </w:r>
      <m:oMath>
        <m:r>
          <m:rPr>
            <m:sty m:val="p"/>
          </m:rPr>
          <w:rPr>
            <w:rFonts w:ascii="Cambria Math" w:hAnsi="Cambria Math" w:cs="Arial"/>
          </w:rPr>
          <m:t>&lt;</m:t>
        </m:r>
        <m:r>
          <w:rPr>
            <w:rFonts w:ascii="Cambria Math" w:hAnsi="Cambria Math" w:cs="Arial"/>
          </w:rPr>
          <m:t>10</m:t>
        </m:r>
        <m:r>
          <m:rPr>
            <m:nor/>
          </m:rPr>
          <w:rPr>
            <w:rFonts w:ascii="Arial" w:hAnsi="Arial" w:cs="Arial"/>
          </w:rPr>
          <m:t xml:space="preserve"> to </m:t>
        </m:r>
        <m:r>
          <w:rPr>
            <w:rFonts w:ascii="Cambria Math" w:hAnsi="Cambria Math" w:cs="Arial"/>
          </w:rPr>
          <m:t>50</m:t>
        </m:r>
        <m:r>
          <m:rPr>
            <m:nor/>
          </m:rPr>
          <w:rPr>
            <w:rFonts w:ascii="Arial" w:hAnsi="Arial" w:cs="Arial"/>
          </w:rPr>
          <m:t xml:space="preserve"> nT</m:t>
        </m:r>
      </m:oMath>
      <w:r w:rsidRPr="00120151">
        <w:rPr>
          <w:rFonts w:ascii="Arial" w:hAnsi="Arial" w:cs="Arial"/>
        </w:rPr>
        <w:t xml:space="preserve">) consistently decreases the final germination percentage by </w:t>
      </w:r>
      <m:oMath>
        <m:r>
          <w:rPr>
            <w:rFonts w:ascii="Cambria Math" w:hAnsi="Cambria Math" w:cs="Arial"/>
          </w:rPr>
          <m:t>10</m:t>
        </m:r>
        <m:r>
          <m:rPr>
            <m:nor/>
          </m:rPr>
          <w:rPr>
            <w:rFonts w:ascii="Arial" w:hAnsi="Arial" w:cs="Arial"/>
          </w:rPr>
          <m:t xml:space="preserve"> to </m:t>
        </m:r>
        <m:r>
          <w:rPr>
            <w:rFonts w:ascii="Cambria Math" w:hAnsi="Cambria Math" w:cs="Arial"/>
          </w:rPr>
          <m:t>30</m:t>
        </m:r>
        <m:r>
          <m:rPr>
            <m:sty m:val="p"/>
          </m:rPr>
          <w:rPr>
            <w:rFonts w:ascii="Cambria Math" w:hAnsi="Cambria Math" w:cs="Arial"/>
          </w:rPr>
          <m:t>%</m:t>
        </m:r>
      </m:oMath>
      <w:r w:rsidRPr="00120151">
        <w:rPr>
          <w:rFonts w:ascii="Arial" w:hAnsi="Arial" w:cs="Arial"/>
        </w:rPr>
        <w:t xml:space="preserve"> compared to matched local GMF controls [26–30]. In wheat seedlings subjected to simulated lunar magnetic conditions (</w:t>
      </w:r>
      <m:oMath>
        <m:r>
          <m:rPr>
            <m:sty m:val="p"/>
          </m:rPr>
          <w:rPr>
            <w:rFonts w:ascii="Cambria Math" w:hAnsi="Cambria Math" w:cs="Arial"/>
          </w:rPr>
          <m:t>&lt;</m:t>
        </m:r>
        <m:r>
          <w:rPr>
            <w:rFonts w:ascii="Cambria Math" w:hAnsi="Cambria Math" w:cs="Arial"/>
          </w:rPr>
          <m:t>5</m:t>
        </m:r>
        <m:r>
          <m:rPr>
            <m:nor/>
          </m:rPr>
          <w:rPr>
            <w:rFonts w:ascii="Arial" w:hAnsi="Arial" w:cs="Arial"/>
          </w:rPr>
          <m:t xml:space="preserve"> nT</m:t>
        </m:r>
      </m:oMath>
      <w:r w:rsidRPr="00120151">
        <w:rPr>
          <w:rFonts w:ascii="Arial" w:hAnsi="Arial" w:cs="Arial"/>
        </w:rPr>
        <w:t>), Tang et al. [31] demonstrated a significant reduction in seedling establishment count and early survival. Similar germination suppressions have been documented in radish (</w:t>
      </w:r>
      <w:r w:rsidRPr="00120151">
        <w:rPr>
          <w:rFonts w:ascii="Arial" w:hAnsi="Arial" w:cs="Arial"/>
          <w:i/>
          <w:iCs/>
        </w:rPr>
        <w:t>Raphanus sativus</w:t>
      </w:r>
      <w:r w:rsidRPr="00120151">
        <w:rPr>
          <w:rFonts w:ascii="Arial" w:hAnsi="Arial" w:cs="Arial"/>
        </w:rPr>
        <w:t>) and cucumber (</w:t>
      </w:r>
      <w:r w:rsidRPr="00120151">
        <w:rPr>
          <w:rFonts w:ascii="Arial" w:hAnsi="Arial" w:cs="Arial"/>
          <w:i/>
          <w:iCs/>
        </w:rPr>
        <w:t>Cucumis sativus</w:t>
      </w:r>
      <w:r w:rsidRPr="00120151">
        <w:rPr>
          <w:rFonts w:ascii="Arial" w:hAnsi="Arial" w:cs="Arial"/>
        </w:rPr>
        <w:t xml:space="preserve">), where magnetic shielding delayed </w:t>
      </w:r>
      <w:commentRangeStart w:id="86"/>
      <w:r w:rsidRPr="00120151">
        <w:rPr>
          <w:rFonts w:ascii="Arial" w:hAnsi="Arial" w:cs="Arial"/>
        </w:rPr>
        <w:t xml:space="preserve">testa rupture </w:t>
      </w:r>
      <w:commentRangeEnd w:id="86"/>
      <w:r w:rsidR="00BB741B" w:rsidRPr="00120151">
        <w:rPr>
          <w:rStyle w:val="CommentReference"/>
          <w:rFonts w:ascii="Arial" w:hAnsi="Arial" w:cs="Arial"/>
          <w:sz w:val="24"/>
          <w:szCs w:val="24"/>
        </w:rPr>
        <w:commentReference w:id="86"/>
      </w:r>
      <w:r w:rsidRPr="00120151">
        <w:rPr>
          <w:rFonts w:ascii="Arial" w:hAnsi="Arial" w:cs="Arial"/>
        </w:rPr>
        <w:t>and decreased overall seed stand density [27,32].</w:t>
      </w:r>
    </w:p>
    <w:p w14:paraId="7BF6619E" w14:textId="5F7F1A93" w:rsidR="002518D0" w:rsidRPr="00120151" w:rsidRDefault="00000000">
      <w:pPr>
        <w:pStyle w:val="BodyText"/>
        <w:rPr>
          <w:rFonts w:ascii="Arial" w:hAnsi="Arial" w:cs="Arial"/>
        </w:rPr>
      </w:pPr>
      <w:r w:rsidRPr="00120151">
        <w:rPr>
          <w:rFonts w:ascii="Arial" w:hAnsi="Arial" w:cs="Arial"/>
        </w:rPr>
        <w:t xml:space="preserve">Mechanistically, the earliest events of imbibition involve rapid passive water influx followed by active cytoplasmic reorganization, membrane repair, and the rehydration of mitochondrial cristae [33]. Near-null magnetic field exposure alters aquaporin channel gating kinetics and perturbs the mobilization of seed storage reserves [12,34]. </w:t>
      </w:r>
      <w:commentRangeStart w:id="87"/>
      <w:r w:rsidRPr="00120151">
        <w:rPr>
          <w:rFonts w:ascii="Arial" w:hAnsi="Arial" w:cs="Arial"/>
        </w:rPr>
        <w:t xml:space="preserve">Furthermore, seed dormancy release is strictly governed by the antagonistic equilibrium between abscisic acid (ABA, which maintains dormancy) and gibberellic acid (GA, which promotes germination) [25]. </w:t>
      </w:r>
      <w:commentRangeEnd w:id="87"/>
      <w:r w:rsidR="00BB741B" w:rsidRPr="00120151">
        <w:rPr>
          <w:rStyle w:val="CommentReference"/>
          <w:rFonts w:ascii="Arial" w:hAnsi="Arial" w:cs="Arial"/>
          <w:sz w:val="24"/>
          <w:szCs w:val="24"/>
        </w:rPr>
        <w:commentReference w:id="87"/>
      </w:r>
      <w:r w:rsidRPr="00120151">
        <w:rPr>
          <w:rFonts w:ascii="Arial" w:hAnsi="Arial" w:cs="Arial"/>
        </w:rPr>
        <w:t xml:space="preserve">Xu et al. [35,36] demonstrated that hypomagnetic exposure disrupts GA and auxin homeostasis in </w:t>
      </w:r>
      <w:r w:rsidRPr="00120151">
        <w:rPr>
          <w:rFonts w:ascii="Arial" w:hAnsi="Arial" w:cs="Arial"/>
          <w:i/>
          <w:iCs/>
        </w:rPr>
        <w:t>Arabidopsis</w:t>
      </w:r>
      <w:r w:rsidRPr="00120151">
        <w:rPr>
          <w:rFonts w:ascii="Arial" w:hAnsi="Arial" w:cs="Arial"/>
        </w:rPr>
        <w:t xml:space="preserve">, shifting the hormonal balance toward dormancy retention. In the context of lunar agriculture, where payload volume severely limits seed reserves, a </w:t>
      </w:r>
      <w:commentRangeStart w:id="88"/>
      <w:r w:rsidRPr="00120151">
        <w:rPr>
          <w:rFonts w:ascii="Arial" w:hAnsi="Arial" w:cs="Arial"/>
        </w:rPr>
        <w:t xml:space="preserve">20% </w:t>
      </w:r>
      <w:commentRangeEnd w:id="88"/>
      <w:r w:rsidR="00BB741B" w:rsidRPr="00120151">
        <w:rPr>
          <w:rStyle w:val="CommentReference"/>
          <w:rFonts w:ascii="Arial" w:hAnsi="Arial" w:cs="Arial"/>
          <w:sz w:val="24"/>
          <w:szCs w:val="24"/>
        </w:rPr>
        <w:commentReference w:id="88"/>
      </w:r>
      <w:r w:rsidRPr="00120151">
        <w:rPr>
          <w:rFonts w:ascii="Arial" w:hAnsi="Arial" w:cs="Arial"/>
        </w:rPr>
        <w:t xml:space="preserve">loss in germination capacity represents an </w:t>
      </w:r>
      <w:del w:id="89" w:author="Orourke, Aubrie E. (KSC-UBA00)" w:date="2026-10-28T12:51:00Z" w16du:dateUtc="2026-10-28T16:51:00Z">
        <w:r w:rsidRPr="00120151" w:rsidDel="00BB741B">
          <w:rPr>
            <w:rFonts w:ascii="Arial" w:hAnsi="Arial" w:cs="Arial"/>
          </w:rPr>
          <w:delText xml:space="preserve">unacceptable </w:delText>
        </w:r>
      </w:del>
      <w:r w:rsidRPr="00120151">
        <w:rPr>
          <w:rFonts w:ascii="Arial" w:hAnsi="Arial" w:cs="Arial"/>
        </w:rPr>
        <w:t>penalty on mission resource efficiency.</w:t>
      </w:r>
    </w:p>
    <w:p w14:paraId="360BD971" w14:textId="77777777" w:rsidR="002518D0" w:rsidRPr="00120151" w:rsidRDefault="00000000">
      <w:pPr>
        <w:pStyle w:val="Heading3"/>
        <w:rPr>
          <w:rFonts w:ascii="Arial" w:hAnsi="Arial" w:cs="Arial"/>
        </w:rPr>
      </w:pPr>
      <w:bookmarkStart w:id="90" w:name="X3028596fe5146ab4ae7350086ef74a7060951e3"/>
      <w:bookmarkEnd w:id="83"/>
      <w:r w:rsidRPr="00120151">
        <w:rPr>
          <w:rFonts w:ascii="Arial" w:hAnsi="Arial" w:cs="Arial"/>
        </w:rPr>
        <w:t>2.2 Core Concept 3: Null Magnetic Fields Alter Germination Speed, Impacting Potential Material Yields</w:t>
      </w:r>
    </w:p>
    <w:p w14:paraId="7FA1A53B" w14:textId="6CA99125" w:rsidR="002518D0" w:rsidRPr="00120151" w:rsidRDefault="00000000">
      <w:pPr>
        <w:pStyle w:val="FirstParagraph"/>
        <w:rPr>
          <w:rFonts w:ascii="Arial" w:hAnsi="Arial" w:cs="Arial"/>
        </w:rPr>
      </w:pPr>
      <w:r w:rsidRPr="00120151">
        <w:rPr>
          <w:rFonts w:ascii="Arial" w:hAnsi="Arial" w:cs="Arial"/>
        </w:rPr>
        <w:t>Beyond total germination capacity, the rate or velocity of germination (</w:t>
      </w:r>
      <m:oMath>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oMath>
      <w:r w:rsidRPr="00120151">
        <w:rPr>
          <w:rFonts w:ascii="Arial" w:hAnsi="Arial" w:cs="Arial"/>
        </w:rPr>
        <w:t xml:space="preserve">, the time required for 50% of the seed population to emerge) and the subsequent speed of </w:t>
      </w:r>
      <w:commentRangeStart w:id="91"/>
      <w:commentRangeStart w:id="92"/>
      <w:r w:rsidRPr="00120151">
        <w:rPr>
          <w:rFonts w:ascii="Arial" w:hAnsi="Arial" w:cs="Arial"/>
        </w:rPr>
        <w:t>seedling elongation are substantially depressed under near-null fields (Figure 2b,c).</w:t>
      </w:r>
      <w:commentRangeEnd w:id="91"/>
      <w:r w:rsidR="00C5590B" w:rsidRPr="00120151">
        <w:rPr>
          <w:rStyle w:val="CommentReference"/>
          <w:rFonts w:ascii="Arial" w:hAnsi="Arial" w:cs="Arial"/>
          <w:sz w:val="24"/>
          <w:szCs w:val="24"/>
        </w:rPr>
        <w:commentReference w:id="91"/>
      </w:r>
      <w:commentRangeEnd w:id="92"/>
      <w:r w:rsidR="00C5590B" w:rsidRPr="00120151">
        <w:rPr>
          <w:rStyle w:val="CommentReference"/>
          <w:rFonts w:ascii="Arial" w:hAnsi="Arial" w:cs="Arial"/>
          <w:sz w:val="24"/>
          <w:szCs w:val="24"/>
        </w:rPr>
        <w:commentReference w:id="92"/>
      </w:r>
    </w:p>
    <w:p w14:paraId="774CB8D3" w14:textId="77777777" w:rsidR="002518D0" w:rsidRPr="00120151" w:rsidRDefault="00000000">
      <w:pPr>
        <w:pStyle w:val="BodyText"/>
        <w:rPr>
          <w:rFonts w:ascii="Arial" w:hAnsi="Arial" w:cs="Arial"/>
        </w:rPr>
      </w:pPr>
      <w:r w:rsidRPr="00120151">
        <w:rPr>
          <w:rFonts w:ascii="Arial" w:hAnsi="Arial" w:cs="Arial"/>
        </w:rPr>
        <w:t>Controlled ground experiments reveal that seeds imbibed under hypomagnetic conditions exhibit an emergence lag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oMath>
      <w:r w:rsidRPr="00120151">
        <w:rPr>
          <w:rFonts w:ascii="Arial" w:hAnsi="Arial" w:cs="Arial"/>
        </w:rPr>
        <w:t xml:space="preserve">) of </w:t>
      </w:r>
      <m:oMath>
        <m:r>
          <w:rPr>
            <w:rFonts w:ascii="Cambria Math" w:hAnsi="Cambria Math" w:cs="Arial"/>
          </w:rPr>
          <m:t>12</m:t>
        </m:r>
        <m:r>
          <m:rPr>
            <m:nor/>
          </m:rPr>
          <w:rPr>
            <w:rFonts w:ascii="Arial" w:hAnsi="Arial" w:cs="Arial"/>
          </w:rPr>
          <m:t xml:space="preserve"> to </m:t>
        </m:r>
        <m:r>
          <w:rPr>
            <w:rFonts w:ascii="Cambria Math" w:hAnsi="Cambria Math" w:cs="Arial"/>
          </w:rPr>
          <m:t>36</m:t>
        </m:r>
        <m:r>
          <m:rPr>
            <m:nor/>
          </m:rPr>
          <w:rPr>
            <w:rFonts w:ascii="Arial" w:hAnsi="Arial" w:cs="Arial"/>
          </w:rPr>
          <m:t xml:space="preserve"> hours</m:t>
        </m:r>
      </m:oMath>
      <w:r w:rsidRPr="00120151">
        <w:rPr>
          <w:rFonts w:ascii="Arial" w:hAnsi="Arial" w:cs="Arial"/>
        </w:rPr>
        <w:t xml:space="preserve"> relative to geomagnetic controls [26,28,37]. Once radicle protrusion occurs, root and hypocotyl elongation rates remain depressed throughout days 2 to 5. Primary root extension in </w:t>
      </w:r>
      <w:r w:rsidRPr="00120151">
        <w:rPr>
          <w:rFonts w:ascii="Arial" w:hAnsi="Arial" w:cs="Arial"/>
          <w:i/>
          <w:iCs/>
        </w:rPr>
        <w:t>Arabidopsis</w:t>
      </w:r>
      <w:r w:rsidRPr="00120151">
        <w:rPr>
          <w:rFonts w:ascii="Arial" w:hAnsi="Arial" w:cs="Arial"/>
        </w:rPr>
        <w:t xml:space="preserve"> and maize seedlings is dampened by </w:t>
      </w:r>
      <m:oMath>
        <m:r>
          <w:rPr>
            <w:rFonts w:ascii="Cambria Math" w:hAnsi="Cambria Math" w:cs="Arial"/>
          </w:rPr>
          <m:t>25</m:t>
        </m:r>
        <m:r>
          <m:rPr>
            <m:nor/>
          </m:rPr>
          <w:rPr>
            <w:rFonts w:ascii="Arial" w:hAnsi="Arial" w:cs="Arial"/>
          </w:rPr>
          <m:t>–</m:t>
        </m:r>
        <m:r>
          <w:rPr>
            <w:rFonts w:ascii="Cambria Math" w:hAnsi="Cambria Math" w:cs="Arial"/>
          </w:rPr>
          <m:t>35</m:t>
        </m:r>
        <m:r>
          <m:rPr>
            <m:sty m:val="p"/>
          </m:rPr>
          <w:rPr>
            <w:rFonts w:ascii="Cambria Math" w:hAnsi="Cambria Math" w:cs="Arial"/>
          </w:rPr>
          <m:t>%</m:t>
        </m:r>
      </m:oMath>
      <w:r w:rsidRPr="00120151">
        <w:rPr>
          <w:rFonts w:ascii="Arial" w:hAnsi="Arial" w:cs="Arial"/>
        </w:rPr>
        <w:t xml:space="preserve"> under NNMF [37,38]. Cellular analysis by Narayana et al. [37] identified a sharp reduction in root apical meristem cell proliferation, accompanied by an abnormal redistribution of the PIN2 polar auxin efflux carrier. In </w:t>
      </w:r>
      <w:r w:rsidRPr="00120151">
        <w:rPr>
          <w:rFonts w:ascii="Arial" w:hAnsi="Arial" w:cs="Arial"/>
        </w:rPr>
        <w:lastRenderedPageBreak/>
        <w:t xml:space="preserve">maize, Fiorillo et al. [39] found that reduced geomagnetic fields downregulate plasma membrane </w:t>
      </w:r>
      <m:oMath>
        <m:sSup>
          <m:sSupPr>
            <m:ctrlPr>
              <w:rPr>
                <w:rFonts w:ascii="Cambria Math" w:hAnsi="Cambria Math" w:cs="Arial"/>
              </w:rPr>
            </m:ctrlPr>
          </m:sSupPr>
          <m:e>
            <m:r>
              <m:rPr>
                <m:nor/>
              </m:rPr>
              <w:rPr>
                <w:rFonts w:ascii="Arial" w:hAnsi="Arial" w:cs="Arial"/>
              </w:rPr>
              <m:t>H</m:t>
            </m:r>
          </m:e>
          <m:sup>
            <m:r>
              <m:rPr>
                <m:sty m:val="p"/>
              </m:rPr>
              <w:rPr>
                <w:rFonts w:ascii="Cambria Math" w:hAnsi="Cambria Math" w:cs="Arial"/>
              </w:rPr>
              <m:t>+</m:t>
            </m:r>
          </m:sup>
        </m:sSup>
      </m:oMath>
      <w:r w:rsidRPr="00120151">
        <w:rPr>
          <w:rFonts w:ascii="Arial" w:hAnsi="Arial" w:cs="Arial"/>
        </w:rPr>
        <w:t>-ATPase activity and 14-3-3 regulatory proteins, suppressing the acid-growth mechanism required for rapid cell wall loosening and cell expansion.</w:t>
      </w:r>
    </w:p>
    <w:p w14:paraId="5EEDE38E" w14:textId="77777777" w:rsidR="00120151" w:rsidRDefault="00000000">
      <w:pPr>
        <w:pStyle w:val="BodyText"/>
        <w:rPr>
          <w:rFonts w:ascii="Arial" w:hAnsi="Arial" w:cs="Arial"/>
        </w:rPr>
      </w:pPr>
      <w:r w:rsidRPr="00120151">
        <w:rPr>
          <w:rFonts w:ascii="Arial" w:hAnsi="Arial" w:cs="Arial"/>
        </w:rPr>
        <w:t xml:space="preserve">This deceleration in germination velocity and elongation kinetics carries direct consequences for lunar agricultural productivity: </w:t>
      </w:r>
    </w:p>
    <w:p w14:paraId="10C6DCBE" w14:textId="77777777" w:rsidR="00120151" w:rsidRDefault="00000000">
      <w:pPr>
        <w:pStyle w:val="BodyText"/>
        <w:rPr>
          <w:rFonts w:ascii="Arial" w:hAnsi="Arial" w:cs="Arial"/>
        </w:rPr>
      </w:pPr>
      <w:r w:rsidRPr="00120151">
        <w:rPr>
          <w:rFonts w:ascii="Arial" w:hAnsi="Arial" w:cs="Arial"/>
        </w:rPr>
        <w:t xml:space="preserve">1. </w:t>
      </w:r>
      <w:r w:rsidRPr="00120151">
        <w:rPr>
          <w:rFonts w:ascii="Arial" w:hAnsi="Arial" w:cs="Arial"/>
          <w:b/>
          <w:bCs/>
        </w:rPr>
        <w:t>Canopy Closure and Light Interception:</w:t>
      </w:r>
      <w:r w:rsidRPr="00120151">
        <w:rPr>
          <w:rFonts w:ascii="Arial" w:hAnsi="Arial" w:cs="Arial"/>
        </w:rPr>
        <w:t xml:space="preserve"> In compact flight chambers (such as the Plant Habitat or LEAF growth cassette), delays in hypocotyl extension and cotyledon unfolding prolong the period of bare substrate exposure, wasting photons and reducing canopy light-use efficiency (</w:t>
      </w:r>
      <m:oMath>
        <m:r>
          <w:rPr>
            <w:rFonts w:ascii="Cambria Math" w:hAnsi="Cambria Math" w:cs="Arial"/>
          </w:rPr>
          <m:t>μ</m:t>
        </m:r>
        <m:sSub>
          <m:sSubPr>
            <m:ctrlPr>
              <w:rPr>
                <w:rFonts w:ascii="Cambria Math" w:hAnsi="Cambria Math" w:cs="Arial"/>
              </w:rPr>
            </m:ctrlPr>
          </m:sSubPr>
          <m:e>
            <m:r>
              <m:rPr>
                <m:nor/>
              </m:rPr>
              <w:rPr>
                <w:rFonts w:ascii="Arial" w:hAnsi="Arial" w:cs="Arial"/>
              </w:rPr>
              <m:t>mol CO</m:t>
            </m:r>
          </m:e>
          <m:sub>
            <m:r>
              <w:rPr>
                <w:rFonts w:ascii="Cambria Math" w:hAnsi="Cambria Math" w:cs="Arial"/>
              </w:rPr>
              <m:t>2</m:t>
            </m:r>
          </m:sub>
        </m:sSub>
        <m:r>
          <m:rPr>
            <m:nor/>
          </m:rPr>
          <w:rPr>
            <w:rFonts w:ascii="Arial" w:hAnsi="Arial" w:cs="Arial"/>
          </w:rPr>
          <m:t xml:space="preserve"> fixed per Einstein intercepted</m:t>
        </m:r>
      </m:oMath>
      <w:r w:rsidRPr="00120151">
        <w:rPr>
          <w:rFonts w:ascii="Arial" w:hAnsi="Arial" w:cs="Arial"/>
        </w:rPr>
        <w:t xml:space="preserve">) [5,40]. </w:t>
      </w:r>
    </w:p>
    <w:p w14:paraId="37EF03DE" w14:textId="670AABD0" w:rsidR="00120151" w:rsidRDefault="00000000">
      <w:pPr>
        <w:pStyle w:val="BodyText"/>
        <w:rPr>
          <w:rFonts w:ascii="Arial" w:hAnsi="Arial" w:cs="Arial"/>
        </w:rPr>
      </w:pPr>
      <w:r w:rsidRPr="00120151">
        <w:rPr>
          <w:rFonts w:ascii="Arial" w:hAnsi="Arial" w:cs="Arial"/>
        </w:rPr>
        <w:t xml:space="preserve">2. </w:t>
      </w:r>
      <w:r w:rsidRPr="00120151">
        <w:rPr>
          <w:rFonts w:ascii="Arial" w:hAnsi="Arial" w:cs="Arial"/>
          <w:b/>
          <w:bCs/>
        </w:rPr>
        <w:t>Material and Biomass Yield Penalty:</w:t>
      </w:r>
      <w:r w:rsidRPr="00120151">
        <w:rPr>
          <w:rFonts w:ascii="Arial" w:hAnsi="Arial" w:cs="Arial"/>
        </w:rPr>
        <w:t xml:space="preserve"> In fast-turnaround microgreen and leafy vegetable production, fresh biomass accumulation follows an exponential growth curve during early vegetative development. A 24-hour emergence delay cascades into a </w:t>
      </w:r>
      <m:oMath>
        <m:r>
          <w:rPr>
            <w:rFonts w:ascii="Cambria Math" w:hAnsi="Cambria Math" w:cs="Arial"/>
          </w:rPr>
          <m:t>25</m:t>
        </m:r>
        <m:r>
          <m:rPr>
            <m:nor/>
          </m:rPr>
          <w:rPr>
            <w:rFonts w:ascii="Arial" w:hAnsi="Arial" w:cs="Arial"/>
          </w:rPr>
          <m:t xml:space="preserve"> to </m:t>
        </m:r>
        <m:r>
          <w:rPr>
            <w:rFonts w:ascii="Cambria Math" w:hAnsi="Cambria Math" w:cs="Arial"/>
          </w:rPr>
          <m:t>30</m:t>
        </m:r>
        <m:r>
          <m:rPr>
            <m:sty m:val="p"/>
          </m:rPr>
          <w:rPr>
            <w:rFonts w:ascii="Cambria Math" w:hAnsi="Cambria Math" w:cs="Arial"/>
          </w:rPr>
          <m:t>%</m:t>
        </m:r>
      </m:oMath>
      <w:r w:rsidRPr="00120151">
        <w:rPr>
          <w:rFonts w:ascii="Arial" w:hAnsi="Arial" w:cs="Arial"/>
        </w:rPr>
        <w:t xml:space="preserve"> penalty in harvestable fresh weight and dry matter yield at Day 5 (Figure 2c). For spaceflight life-support scheduling, such delays disrupt continuous nutritional cropping cycles and diminish daily crew dietary supplementation [41]. </w:t>
      </w:r>
    </w:p>
    <w:p w14:paraId="555B622C" w14:textId="380F2444" w:rsidR="002518D0" w:rsidRPr="00120151" w:rsidRDefault="00000000">
      <w:pPr>
        <w:pStyle w:val="BodyText"/>
        <w:rPr>
          <w:rFonts w:ascii="Arial" w:hAnsi="Arial" w:cs="Arial"/>
        </w:rPr>
      </w:pPr>
      <w:r w:rsidRPr="00120151">
        <w:rPr>
          <w:rFonts w:ascii="Arial" w:hAnsi="Arial" w:cs="Arial"/>
        </w:rPr>
        <w:t xml:space="preserve">3. </w:t>
      </w:r>
      <w:r w:rsidRPr="00120151">
        <w:rPr>
          <w:rFonts w:ascii="Arial" w:hAnsi="Arial" w:cs="Arial"/>
          <w:b/>
          <w:bCs/>
        </w:rPr>
        <w:t>Stand Heterogeneity:</w:t>
      </w:r>
      <w:r w:rsidRPr="00120151">
        <w:rPr>
          <w:rFonts w:ascii="Arial" w:hAnsi="Arial" w:cs="Arial"/>
        </w:rPr>
        <w:t xml:space="preserve"> Slower, asynchronous germination creates irregular canopy heights, where lagging seedlings are shaded out by earlier-emerging neighbors, exacerbating yield losses in high-density planting matrices.</w:t>
      </w:r>
    </w:p>
    <w:p w14:paraId="2DD22500" w14:textId="77777777" w:rsidR="002518D0" w:rsidRPr="00120151" w:rsidRDefault="00000000">
      <w:pPr>
        <w:pStyle w:val="Heading3"/>
        <w:rPr>
          <w:rFonts w:ascii="Arial" w:hAnsi="Arial" w:cs="Arial"/>
        </w:rPr>
      </w:pPr>
      <w:bookmarkStart w:id="93" w:name="X97eefc28b93c669b1cf7a0fec97f5380bc56c63"/>
      <w:bookmarkEnd w:id="90"/>
      <w:r w:rsidRPr="00120151">
        <w:rPr>
          <w:rFonts w:ascii="Arial" w:hAnsi="Arial" w:cs="Arial"/>
        </w:rPr>
        <w:t>2.3 Core Concept 4: Null Magnetic Fields Affect Genes Involved in Pigment Formation</w:t>
      </w:r>
    </w:p>
    <w:p w14:paraId="71E243DE" w14:textId="77777777" w:rsidR="002518D0" w:rsidRPr="00120151" w:rsidRDefault="00000000">
      <w:pPr>
        <w:pStyle w:val="FirstParagraph"/>
        <w:rPr>
          <w:rFonts w:ascii="Arial" w:hAnsi="Arial" w:cs="Arial"/>
        </w:rPr>
      </w:pPr>
      <w:r w:rsidRPr="00120151">
        <w:rPr>
          <w:rFonts w:ascii="Arial" w:hAnsi="Arial" w:cs="Arial"/>
        </w:rPr>
        <w:t xml:space="preserve">Between Days 3 and 5 post-imbibition, as the seedling emerges into the illuminated canopy headspace, it undergoes photomorphogenic de-etiolation: hypocotyl elongation arrests, the apical hook straightens, cotyledons expand, and proplastids/etioplasts differentiate into photosynthetic chloroplasts [23,24]. This transition requires the massive, coordinated de novo biosynthesis of light-harvesting pigments (chlorophyll </w:t>
      </w:r>
      <m:oMath>
        <m:r>
          <w:rPr>
            <w:rFonts w:ascii="Cambria Math" w:hAnsi="Cambria Math" w:cs="Arial"/>
          </w:rPr>
          <m:t>a</m:t>
        </m:r>
      </m:oMath>
      <w:r w:rsidRPr="00120151">
        <w:rPr>
          <w:rFonts w:ascii="Arial" w:hAnsi="Arial" w:cs="Arial"/>
        </w:rPr>
        <w:t xml:space="preserve"> and </w:t>
      </w:r>
      <m:oMath>
        <m:r>
          <w:rPr>
            <w:rFonts w:ascii="Cambria Math" w:hAnsi="Cambria Math" w:cs="Arial"/>
          </w:rPr>
          <m:t>b</m:t>
        </m:r>
      </m:oMath>
      <w:r w:rsidRPr="00120151">
        <w:rPr>
          <w:rFonts w:ascii="Arial" w:hAnsi="Arial" w:cs="Arial"/>
        </w:rPr>
        <w:t>), photoprotective accessory pigments (carotenoids and xanthophylls), and ultraviolet/excess-light-absorbing flavonoids and anthocyanins [42,43].</w:t>
      </w:r>
    </w:p>
    <w:p w14:paraId="6F55B1D0" w14:textId="77777777" w:rsidR="00120151" w:rsidRDefault="00000000">
      <w:pPr>
        <w:pStyle w:val="BodyText"/>
        <w:rPr>
          <w:rFonts w:ascii="Arial" w:hAnsi="Arial" w:cs="Arial"/>
        </w:rPr>
      </w:pPr>
      <w:commentRangeStart w:id="94"/>
      <w:r w:rsidRPr="00120151">
        <w:rPr>
          <w:rFonts w:ascii="Arial" w:hAnsi="Arial" w:cs="Arial"/>
        </w:rPr>
        <w:t xml:space="preserve">Hypomagnetic fields systematically impair pigment accumulation and downregulate the genetic networks governing plastid greening (Figure 2d): </w:t>
      </w:r>
    </w:p>
    <w:p w14:paraId="2957C868" w14:textId="77777777" w:rsidR="00120151" w:rsidRDefault="00000000">
      <w:pPr>
        <w:pStyle w:val="BodyText"/>
        <w:rPr>
          <w:rFonts w:ascii="Arial" w:hAnsi="Arial" w:cs="Arial"/>
        </w:rPr>
      </w:pPr>
      <w:r w:rsidRPr="00120151">
        <w:rPr>
          <w:rFonts w:ascii="Arial" w:hAnsi="Arial" w:cs="Arial"/>
          <w:b/>
          <w:bCs/>
        </w:rPr>
        <w:t>Chlorophyll Biosynthesis:</w:t>
      </w:r>
      <w:r w:rsidRPr="00120151">
        <w:rPr>
          <w:rFonts w:ascii="Arial" w:hAnsi="Arial" w:cs="Arial"/>
        </w:rPr>
        <w:t xml:space="preserve"> In wheat grown in simulated lunar weak fields (</w:t>
      </w:r>
      <m:oMath>
        <m:r>
          <m:rPr>
            <m:sty m:val="p"/>
          </m:rPr>
          <w:rPr>
            <w:rFonts w:ascii="Cambria Math" w:hAnsi="Cambria Math" w:cs="Arial"/>
          </w:rPr>
          <m:t>&lt;</m:t>
        </m:r>
        <m:r>
          <w:rPr>
            <w:rFonts w:ascii="Cambria Math" w:hAnsi="Cambria Math" w:cs="Arial"/>
          </w:rPr>
          <m:t>5</m:t>
        </m:r>
        <m:r>
          <m:rPr>
            <m:nor/>
          </m:rPr>
          <w:rPr>
            <w:rFonts w:ascii="Arial" w:hAnsi="Arial" w:cs="Arial"/>
          </w:rPr>
          <m:t xml:space="preserve"> nT</m:t>
        </m:r>
      </m:oMath>
      <w:r w:rsidRPr="00120151">
        <w:rPr>
          <w:rFonts w:ascii="Arial" w:hAnsi="Arial" w:cs="Arial"/>
        </w:rPr>
        <w:t xml:space="preserve">), Tang et al. [31] observed a striking decline in total chlorophyll, chlorophyll </w:t>
      </w:r>
      <m:oMath>
        <m:r>
          <w:rPr>
            <w:rFonts w:ascii="Cambria Math" w:hAnsi="Cambria Math" w:cs="Arial"/>
          </w:rPr>
          <m:t>a</m:t>
        </m:r>
      </m:oMath>
      <w:r w:rsidRPr="00120151">
        <w:rPr>
          <w:rFonts w:ascii="Arial" w:hAnsi="Arial" w:cs="Arial"/>
        </w:rPr>
        <w:t xml:space="preserve">, chlorophyll </w:t>
      </w:r>
      <m:oMath>
        <m:r>
          <w:rPr>
            <w:rFonts w:ascii="Cambria Math" w:hAnsi="Cambria Math" w:cs="Arial"/>
          </w:rPr>
          <m:t>b</m:t>
        </m:r>
      </m:oMath>
      <w:r w:rsidRPr="00120151">
        <w:rPr>
          <w:rFonts w:ascii="Arial" w:hAnsi="Arial" w:cs="Arial"/>
        </w:rPr>
        <w:t>, and carotenoid concentrations, accompanied by visible seedling chlorosis and decreased maximum photochemical efficiency of Photosystem II (</w:t>
      </w:r>
      <m:oMath>
        <m:sSub>
          <m:sSubPr>
            <m:ctrlPr>
              <w:rPr>
                <w:rFonts w:ascii="Cambria Math" w:hAnsi="Cambria Math" w:cs="Arial"/>
              </w:rPr>
            </m:ctrlPr>
          </m:sSubPr>
          <m:e>
            <m:r>
              <w:rPr>
                <w:rFonts w:ascii="Cambria Math" w:hAnsi="Cambria Math" w:cs="Arial"/>
              </w:rPr>
              <m:t>F</m:t>
            </m:r>
          </m:e>
          <m:sub>
            <m:r>
              <w:rPr>
                <w:rFonts w:ascii="Cambria Math" w:hAnsi="Cambria Math" w:cs="Arial"/>
              </w:rPr>
              <m:t>v</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m</m:t>
            </m:r>
          </m:sub>
        </m:sSub>
      </m:oMath>
      <w:r w:rsidRPr="00120151">
        <w:rPr>
          <w:rFonts w:ascii="Arial" w:hAnsi="Arial" w:cs="Arial"/>
        </w:rPr>
        <w:t xml:space="preserve">). At the transcript level, key rate-limiting enzymes in tetrapyrrole synthesis are significantly repressed: </w:t>
      </w:r>
      <w:r w:rsidRPr="00120151">
        <w:rPr>
          <w:rFonts w:ascii="Arial" w:hAnsi="Arial" w:cs="Arial"/>
          <w:i/>
          <w:iCs/>
        </w:rPr>
        <w:t>HEMA1</w:t>
      </w:r>
      <w:r w:rsidRPr="00120151">
        <w:rPr>
          <w:rFonts w:ascii="Arial" w:hAnsi="Arial" w:cs="Arial"/>
        </w:rPr>
        <w:t xml:space="preserve"> (glutamyl-tRNA reductase, the gateway enzyme catalyzing 5-aminolevulinic acid formation), </w:t>
      </w:r>
      <w:r w:rsidRPr="00120151">
        <w:rPr>
          <w:rFonts w:ascii="Arial" w:hAnsi="Arial" w:cs="Arial"/>
          <w:i/>
          <w:iCs/>
        </w:rPr>
        <w:t>CHLH</w:t>
      </w:r>
      <w:r w:rsidRPr="00120151">
        <w:rPr>
          <w:rFonts w:ascii="Arial" w:hAnsi="Arial" w:cs="Arial"/>
        </w:rPr>
        <w:t xml:space="preserve"> (the magnesium-chelatase H subunit, committing protoporphyrin IX to chlorophyll synthesis), and </w:t>
      </w:r>
      <w:r w:rsidRPr="00120151">
        <w:rPr>
          <w:rFonts w:ascii="Arial" w:hAnsi="Arial" w:cs="Arial"/>
          <w:i/>
          <w:iCs/>
        </w:rPr>
        <w:t>PORA/B/C</w:t>
      </w:r>
      <w:r w:rsidRPr="00120151">
        <w:rPr>
          <w:rFonts w:ascii="Arial" w:hAnsi="Arial" w:cs="Arial"/>
        </w:rPr>
        <w:t xml:space="preserve"> (NADPH:protochlorophyllide oxidoreductase, the light-dependent catalyst converting protochlorophyllide to chlorophyllide) [31,44]. </w:t>
      </w:r>
    </w:p>
    <w:p w14:paraId="7AEF383F" w14:textId="77777777" w:rsidR="00120151" w:rsidRDefault="00000000">
      <w:pPr>
        <w:pStyle w:val="BodyText"/>
        <w:rPr>
          <w:rFonts w:ascii="Arial" w:hAnsi="Arial" w:cs="Arial"/>
        </w:rPr>
      </w:pPr>
      <w:r w:rsidRPr="00120151">
        <w:rPr>
          <w:rFonts w:ascii="Arial" w:hAnsi="Arial" w:cs="Arial"/>
          <w:b/>
          <w:bCs/>
        </w:rPr>
        <w:lastRenderedPageBreak/>
        <w:t>Anthocyanin and Flavonoid Biosynthesis:</w:t>
      </w:r>
      <w:r w:rsidRPr="00120151">
        <w:rPr>
          <w:rFonts w:ascii="Arial" w:hAnsi="Arial" w:cs="Arial"/>
        </w:rPr>
        <w:t xml:space="preserve"> Exposure to near-null fields downregulates the central phenylpropanoid structural genes, including chalcone synthase (</w:t>
      </w:r>
      <w:r w:rsidRPr="00120151">
        <w:rPr>
          <w:rFonts w:ascii="Arial" w:hAnsi="Arial" w:cs="Arial"/>
          <w:i/>
          <w:iCs/>
        </w:rPr>
        <w:t>CHS</w:t>
      </w:r>
      <w:r w:rsidRPr="00120151">
        <w:rPr>
          <w:rFonts w:ascii="Arial" w:hAnsi="Arial" w:cs="Arial"/>
        </w:rPr>
        <w:t>), chalcone isomerase (</w:t>
      </w:r>
      <w:r w:rsidRPr="00120151">
        <w:rPr>
          <w:rFonts w:ascii="Arial" w:hAnsi="Arial" w:cs="Arial"/>
          <w:i/>
          <w:iCs/>
        </w:rPr>
        <w:t>CHI</w:t>
      </w:r>
      <w:r w:rsidRPr="00120151">
        <w:rPr>
          <w:rFonts w:ascii="Arial" w:hAnsi="Arial" w:cs="Arial"/>
        </w:rPr>
        <w:t>), and flavanone 3-hydroxylase (</w:t>
      </w:r>
      <w:r w:rsidRPr="00120151">
        <w:rPr>
          <w:rFonts w:ascii="Arial" w:hAnsi="Arial" w:cs="Arial"/>
          <w:i/>
          <w:iCs/>
        </w:rPr>
        <w:t>F3H</w:t>
      </w:r>
      <w:r w:rsidRPr="00120151">
        <w:rPr>
          <w:rFonts w:ascii="Arial" w:hAnsi="Arial" w:cs="Arial"/>
        </w:rPr>
        <w:t xml:space="preserve">) [12,45]. In </w:t>
      </w:r>
      <w:r w:rsidRPr="00120151">
        <w:rPr>
          <w:rFonts w:ascii="Arial" w:hAnsi="Arial" w:cs="Arial"/>
          <w:i/>
          <w:iCs/>
        </w:rPr>
        <w:t xml:space="preserve">Mentha </w:t>
      </w:r>
      <m:oMath>
        <m:r>
          <m:rPr>
            <m:sty m:val="p"/>
          </m:rPr>
          <w:rPr>
            <w:rFonts w:ascii="Cambria Math" w:hAnsi="Cambria Math" w:cs="Arial"/>
          </w:rPr>
          <m:t>×</m:t>
        </m:r>
      </m:oMath>
      <w:r w:rsidRPr="00120151">
        <w:rPr>
          <w:rFonts w:ascii="Arial" w:hAnsi="Arial" w:cs="Arial"/>
          <w:i/>
          <w:iCs/>
        </w:rPr>
        <w:t xml:space="preserve"> piperita</w:t>
      </w:r>
      <w:r w:rsidRPr="00120151">
        <w:rPr>
          <w:rFonts w:ascii="Arial" w:hAnsi="Arial" w:cs="Arial"/>
        </w:rPr>
        <w:t xml:space="preserve"> (peppermint), Maffei et al. [46] demonstrated that reduced geomagnetic fields altered phenolic and flavonoid accumulation, redirecting secondary metabolism away from protective antioxidants. </w:t>
      </w:r>
    </w:p>
    <w:p w14:paraId="2FE377A4" w14:textId="77777777" w:rsidR="00120151" w:rsidRDefault="00000000">
      <w:pPr>
        <w:pStyle w:val="BodyText"/>
        <w:rPr>
          <w:rFonts w:ascii="Arial" w:hAnsi="Arial" w:cs="Arial"/>
        </w:rPr>
      </w:pPr>
      <w:r w:rsidRPr="00120151">
        <w:rPr>
          <w:rFonts w:ascii="Arial" w:hAnsi="Arial" w:cs="Arial"/>
          <w:b/>
          <w:bCs/>
        </w:rPr>
        <w:t>Cryptochrome–HY5 Signal Transduction:</w:t>
      </w:r>
      <w:r w:rsidRPr="00120151">
        <w:rPr>
          <w:rFonts w:ascii="Arial" w:hAnsi="Arial" w:cs="Arial"/>
        </w:rPr>
        <w:t xml:space="preserve"> The primary photomorphogenic master regulator promoting pigment biosynthesis is the basic leucine zipper transcription factor ELONGATED HYPOCOTYL 5 (HY5) [47]. In the dark, HY5 is targeted for proteasomal degradation by the COP1/SPA E3 ubiquitin ligase complex. Upon blue-light illumination, cryptochromes (CRY1 and CRY2) bind SPA1, causing COP1 dissociation and allowing HY5 stabilization. HY5 directly binds to G-box and ACE elements in the promoters of </w:t>
      </w:r>
      <w:r w:rsidRPr="00120151">
        <w:rPr>
          <w:rFonts w:ascii="Arial" w:hAnsi="Arial" w:cs="Arial"/>
          <w:i/>
          <w:iCs/>
        </w:rPr>
        <w:t>HEMA1</w:t>
      </w:r>
      <w:r w:rsidRPr="00120151">
        <w:rPr>
          <w:rFonts w:ascii="Arial" w:hAnsi="Arial" w:cs="Arial"/>
        </w:rPr>
        <w:t xml:space="preserve">, </w:t>
      </w:r>
      <w:r w:rsidRPr="00120151">
        <w:rPr>
          <w:rFonts w:ascii="Arial" w:hAnsi="Arial" w:cs="Arial"/>
          <w:i/>
          <w:iCs/>
        </w:rPr>
        <w:t>CHLH</w:t>
      </w:r>
      <w:r w:rsidRPr="00120151">
        <w:rPr>
          <w:rFonts w:ascii="Arial" w:hAnsi="Arial" w:cs="Arial"/>
        </w:rPr>
        <w:t xml:space="preserve">, </w:t>
      </w:r>
      <w:r w:rsidRPr="00120151">
        <w:rPr>
          <w:rFonts w:ascii="Arial" w:hAnsi="Arial" w:cs="Arial"/>
          <w:i/>
          <w:iCs/>
        </w:rPr>
        <w:t>POR</w:t>
      </w:r>
      <w:r w:rsidRPr="00120151">
        <w:rPr>
          <w:rFonts w:ascii="Arial" w:hAnsi="Arial" w:cs="Arial"/>
        </w:rPr>
        <w:t xml:space="preserve">, </w:t>
      </w:r>
      <w:r w:rsidRPr="00120151">
        <w:rPr>
          <w:rFonts w:ascii="Arial" w:hAnsi="Arial" w:cs="Arial"/>
          <w:i/>
          <w:iCs/>
        </w:rPr>
        <w:t>CHS</w:t>
      </w:r>
      <w:r w:rsidRPr="00120151">
        <w:rPr>
          <w:rFonts w:ascii="Arial" w:hAnsi="Arial" w:cs="Arial"/>
        </w:rPr>
        <w:t xml:space="preserve">, and light-harvesting chlorophyll </w:t>
      </w:r>
      <m:oMath>
        <m:r>
          <w:rPr>
            <w:rFonts w:ascii="Cambria Math" w:hAnsi="Cambria Math" w:cs="Arial"/>
          </w:rPr>
          <m:t>a</m:t>
        </m:r>
        <m:r>
          <m:rPr>
            <m:sty m:val="p"/>
          </m:rPr>
          <w:rPr>
            <w:rFonts w:ascii="Cambria Math" w:hAnsi="Cambria Math" w:cs="Arial"/>
          </w:rPr>
          <m:t>/</m:t>
        </m:r>
        <m:r>
          <w:rPr>
            <w:rFonts w:ascii="Cambria Math" w:hAnsi="Cambria Math" w:cs="Arial"/>
          </w:rPr>
          <m:t>b</m:t>
        </m:r>
      </m:oMath>
      <w:r w:rsidRPr="00120151">
        <w:rPr>
          <w:rFonts w:ascii="Arial" w:hAnsi="Arial" w:cs="Arial"/>
        </w:rPr>
        <w:t>-binding proteins (</w:t>
      </w:r>
      <w:r w:rsidRPr="00120151">
        <w:rPr>
          <w:rFonts w:ascii="Arial" w:hAnsi="Arial" w:cs="Arial"/>
          <w:i/>
          <w:iCs/>
        </w:rPr>
        <w:t>LHCB</w:t>
      </w:r>
      <w:r w:rsidRPr="00120151">
        <w:rPr>
          <w:rFonts w:ascii="Arial" w:hAnsi="Arial" w:cs="Arial"/>
        </w:rPr>
        <w:t>) [47,48]. Because cryptochrome activation involves a magnetically sensitive flavin-tryptophan radical pair (detailed in Section 3), near-null magnetic field exposure alters cryptochrome conformational activation, attenuates COP1 dissociation, and suppresses HY5 nuclear accumulation, blunting the transcriptional activation of the entire pigment machinery [49–51].</w:t>
      </w:r>
    </w:p>
    <w:p w14:paraId="105297CF" w14:textId="3B1EAAC7" w:rsidR="002518D0" w:rsidRPr="00120151" w:rsidRDefault="00000000">
      <w:pPr>
        <w:pStyle w:val="BodyText"/>
        <w:rPr>
          <w:rFonts w:ascii="Arial" w:hAnsi="Arial" w:cs="Arial"/>
        </w:rPr>
      </w:pPr>
      <w:r w:rsidRPr="00120151">
        <w:rPr>
          <w:rFonts w:ascii="Arial" w:hAnsi="Arial" w:cs="Arial"/>
          <w:b/>
          <w:bCs/>
        </w:rPr>
        <w:t>Secondary Iron-Deficiency Chlorosis:</w:t>
      </w:r>
      <w:r w:rsidRPr="00120151">
        <w:rPr>
          <w:rFonts w:ascii="Arial" w:hAnsi="Arial" w:cs="Arial"/>
        </w:rPr>
        <w:t xml:space="preserve"> Iron is an obligatory catalytic cofactor for chlorophyll biosynthesis (specifically for coproporphyrinogen III oxidase) and is the core constituent of photosynthetic electron transport complexes (cytochromes and iron-sulfur [Fe–S] clusters) [52]. Islam et al. [53] and Narayana et al. [54] demonstrated that near-null magnetic fields downregulate the primary root iron-acquisition machinery in </w:t>
      </w:r>
      <w:r w:rsidRPr="00120151">
        <w:rPr>
          <w:rFonts w:ascii="Arial" w:hAnsi="Arial" w:cs="Arial"/>
          <w:i/>
          <w:iCs/>
        </w:rPr>
        <w:t>Arabidopsis</w:t>
      </w:r>
      <w:r w:rsidRPr="00120151">
        <w:rPr>
          <w:rFonts w:ascii="Arial" w:hAnsi="Arial" w:cs="Arial"/>
        </w:rPr>
        <w:t xml:space="preserve">, including the transcription factor </w:t>
      </w:r>
      <w:r w:rsidRPr="00120151">
        <w:rPr>
          <w:rFonts w:ascii="Arial" w:hAnsi="Arial" w:cs="Arial"/>
          <w:i/>
          <w:iCs/>
        </w:rPr>
        <w:t>FIT</w:t>
      </w:r>
      <w:r w:rsidRPr="00120151">
        <w:rPr>
          <w:rFonts w:ascii="Arial" w:hAnsi="Arial" w:cs="Arial"/>
        </w:rPr>
        <w:t xml:space="preserve"> (FER-LIKE IRON DEFICIENCY-INDUCING TRANSCRIPTION FACTOR), the ferric chelate reductase </w:t>
      </w:r>
      <w:r w:rsidRPr="00120151">
        <w:rPr>
          <w:rFonts w:ascii="Arial" w:hAnsi="Arial" w:cs="Arial"/>
          <w:i/>
          <w:iCs/>
        </w:rPr>
        <w:t>FRO2</w:t>
      </w:r>
      <w:r w:rsidRPr="00120151">
        <w:rPr>
          <w:rFonts w:ascii="Arial" w:hAnsi="Arial" w:cs="Arial"/>
        </w:rPr>
        <w:t xml:space="preserve">, and the high-affinity iron transporter </w:t>
      </w:r>
      <w:r w:rsidRPr="00120151">
        <w:rPr>
          <w:rFonts w:ascii="Arial" w:hAnsi="Arial" w:cs="Arial"/>
          <w:i/>
          <w:iCs/>
        </w:rPr>
        <w:t>IRT1</w:t>
      </w:r>
      <w:r w:rsidRPr="00120151">
        <w:rPr>
          <w:rFonts w:ascii="Arial" w:hAnsi="Arial" w:cs="Arial"/>
        </w:rPr>
        <w:t>. Furthermore, the intracellular ferritin storage pool (</w:t>
      </w:r>
      <w:r w:rsidRPr="00120151">
        <w:rPr>
          <w:rFonts w:ascii="Arial" w:hAnsi="Arial" w:cs="Arial"/>
          <w:i/>
          <w:iCs/>
        </w:rPr>
        <w:t>AtFer1–4</w:t>
      </w:r>
      <w:r w:rsidRPr="00120151">
        <w:rPr>
          <w:rFonts w:ascii="Arial" w:hAnsi="Arial" w:cs="Arial"/>
        </w:rPr>
        <w:t>) is severely depleted. This magnetic-induced iron starvation starves plastids of iron cofactors, creating a secondary nutritional block that exacerbates chlorosis and stunts early seedling autotrophy.</w:t>
      </w:r>
      <w:commentRangeEnd w:id="94"/>
      <w:r w:rsidR="00311538" w:rsidRPr="00120151">
        <w:rPr>
          <w:rStyle w:val="CommentReference"/>
          <w:rFonts w:ascii="Arial" w:hAnsi="Arial" w:cs="Arial"/>
          <w:sz w:val="24"/>
          <w:szCs w:val="24"/>
        </w:rPr>
        <w:commentReference w:id="94"/>
      </w:r>
    </w:p>
    <w:p w14:paraId="4B9692ED" w14:textId="77777777" w:rsidR="002518D0" w:rsidRPr="00120151" w:rsidRDefault="00DF4F2A">
      <w:pPr>
        <w:rPr>
          <w:rFonts w:ascii="Arial" w:hAnsi="Arial" w:cs="Arial"/>
        </w:rPr>
      </w:pPr>
      <w:r>
        <w:rPr>
          <w:noProof/>
        </w:rPr>
        <mc:AlternateContent>
          <mc:Choice Requires="wps">
            <w:drawing>
              <wp:inline distT="0" distB="0" distL="0" distR="0" wp14:anchorId="7D9F289F" wp14:editId="4BBF96E8">
                <wp:extent cx="5943600" cy="13970"/>
                <wp:effectExtent l="0" t="0" r="0" b="0"/>
                <wp:docPr id="1352393549" name="Horizontal Lin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888D5A2" id="Horizontal Line 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6A8F66CF" w14:textId="77777777" w:rsidR="002518D0" w:rsidRPr="00120151" w:rsidRDefault="00000000">
      <w:pPr>
        <w:pStyle w:val="Heading2"/>
        <w:rPr>
          <w:rFonts w:ascii="Arial" w:hAnsi="Arial" w:cs="Arial"/>
        </w:rPr>
      </w:pPr>
      <w:bookmarkStart w:id="95" w:name="_Toc244078823"/>
      <w:bookmarkStart w:id="96" w:name="X02a9b06c6b4373f75ab42fb7113307e65fb3bd2"/>
      <w:bookmarkEnd w:id="77"/>
      <w:bookmarkEnd w:id="93"/>
      <w:r w:rsidRPr="00120151">
        <w:rPr>
          <w:rFonts w:ascii="Arial" w:hAnsi="Arial" w:cs="Arial"/>
        </w:rPr>
        <w:t>3. Quantum Molecular Biology of the 0–5 Day Window: The Quantum Biology Atlas Perspective</w:t>
      </w:r>
      <w:bookmarkEnd w:id="95"/>
    </w:p>
    <w:p w14:paraId="1A6815CD" w14:textId="77777777" w:rsidR="002518D0" w:rsidRPr="00120151" w:rsidRDefault="00000000">
      <w:pPr>
        <w:pStyle w:val="FirstParagraph"/>
        <w:rPr>
          <w:rFonts w:ascii="Arial" w:hAnsi="Arial" w:cs="Arial"/>
        </w:rPr>
      </w:pPr>
      <w:r w:rsidRPr="00120151">
        <w:rPr>
          <w:rFonts w:ascii="Arial" w:hAnsi="Arial" w:cs="Arial"/>
        </w:rPr>
        <w:t xml:space="preserve">To evaluate whether hypomagnetic phenotypes reflect specific biophysical magnetoreceptors or general downstream metabolic perturbation, mechanistic hypotheses must be stratified against physical laws and empirical evidence. We integrate the formal evidentiary framework developed in the </w:t>
      </w:r>
      <w:commentRangeStart w:id="97"/>
      <w:r w:rsidRPr="00120151">
        <w:rPr>
          <w:rFonts w:ascii="Arial" w:hAnsi="Arial" w:cs="Arial"/>
        </w:rPr>
        <w:t>Quantum Biology</w:t>
      </w:r>
      <w:commentRangeEnd w:id="97"/>
      <w:r w:rsidR="00311538" w:rsidRPr="00120151">
        <w:rPr>
          <w:rStyle w:val="CommentReference"/>
          <w:rFonts w:ascii="Arial" w:hAnsi="Arial" w:cs="Arial"/>
          <w:sz w:val="24"/>
          <w:szCs w:val="24"/>
        </w:rPr>
        <w:commentReference w:id="97"/>
      </w:r>
      <w:r w:rsidRPr="00120151">
        <w:rPr>
          <w:rFonts w:ascii="Arial" w:hAnsi="Arial" w:cs="Arial"/>
        </w:rPr>
        <w:t xml:space="preserve"> </w:t>
      </w:r>
      <w:commentRangeStart w:id="98"/>
      <w:r w:rsidRPr="00120151">
        <w:rPr>
          <w:rFonts w:ascii="Arial" w:hAnsi="Arial" w:cs="Arial"/>
        </w:rPr>
        <w:t>Atlas [55] (Figure 3).</w:t>
      </w:r>
      <w:commentRangeEnd w:id="98"/>
      <w:r w:rsidR="00311538" w:rsidRPr="00120151">
        <w:rPr>
          <w:rStyle w:val="CommentReference"/>
          <w:rFonts w:ascii="Arial" w:hAnsi="Arial" w:cs="Arial"/>
          <w:sz w:val="24"/>
          <w:szCs w:val="24"/>
        </w:rPr>
        <w:commentReference w:id="98"/>
      </w:r>
    </w:p>
    <w:p w14:paraId="261923F4" w14:textId="69376142" w:rsidR="002518D0" w:rsidRPr="00120151" w:rsidRDefault="00000000">
      <w:pPr>
        <w:pStyle w:val="BodyText"/>
        <w:rPr>
          <w:rFonts w:ascii="Arial" w:hAnsi="Arial" w:cs="Arial"/>
          <w:sz w:val="20"/>
          <w:szCs w:val="20"/>
        </w:rPr>
      </w:pPr>
      <w:r w:rsidRPr="00120151">
        <w:rPr>
          <w:rFonts w:ascii="Arial" w:hAnsi="Arial" w:cs="Arial"/>
          <w:noProof/>
        </w:rPr>
        <w:lastRenderedPageBreak/>
        <w:drawing>
          <wp:inline distT="0" distB="0" distL="0" distR="0" wp14:anchorId="09F19D01" wp14:editId="3DCFD551">
            <wp:extent cx="6069942" cy="5104737"/>
            <wp:effectExtent l="0" t="0" r="0" b="0"/>
            <wp:docPr id="23" name="Picture" descr="Figure 3"/>
            <wp:cNvGraphicFramePr/>
            <a:graphic xmlns:a="http://schemas.openxmlformats.org/drawingml/2006/main">
              <a:graphicData uri="http://schemas.openxmlformats.org/drawingml/2006/picture">
                <pic:pic xmlns:pic="http://schemas.openxmlformats.org/drawingml/2006/picture">
                  <pic:nvPicPr>
                    <pic:cNvPr id="24" name="Picture" descr="/Users/drb_laptop/Documents/NMF_review/figures/Fig3_quantum_biology_0to5day_pathways.png"/>
                    <pic:cNvPicPr>
                      <a:picLocks noChangeAspect="1" noChangeArrowheads="1"/>
                    </pic:cNvPicPr>
                  </pic:nvPicPr>
                  <pic:blipFill>
                    <a:blip r:embed="rId11"/>
                    <a:stretch>
                      <a:fillRect/>
                    </a:stretch>
                  </pic:blipFill>
                  <pic:spPr bwMode="auto">
                    <a:xfrm>
                      <a:off x="0" y="0"/>
                      <a:ext cx="6085134" cy="5117514"/>
                    </a:xfrm>
                    <a:prstGeom prst="rect">
                      <a:avLst/>
                    </a:prstGeom>
                    <a:noFill/>
                    <a:ln w="9525">
                      <a:noFill/>
                      <a:headEnd/>
                      <a:tailEnd/>
                    </a:ln>
                  </pic:spPr>
                </pic:pic>
              </a:graphicData>
            </a:graphic>
          </wp:inline>
        </w:drawing>
      </w:r>
      <w:r w:rsidRPr="00120151">
        <w:rPr>
          <w:rFonts w:ascii="Arial" w:hAnsi="Arial" w:cs="Arial"/>
          <w:b/>
          <w:bCs/>
          <w:sz w:val="20"/>
          <w:szCs w:val="20"/>
        </w:rPr>
        <w:t>Figure 3 | Quantum molecular biology of early seedling establishment (Days 0–5).</w:t>
      </w:r>
      <w:r w:rsidRPr="00120151">
        <w:rPr>
          <w:rFonts w:ascii="Arial" w:hAnsi="Arial" w:cs="Arial"/>
          <w:sz w:val="20"/>
          <w:szCs w:val="20"/>
        </w:rPr>
        <w:br/>
      </w:r>
      <w:r w:rsidRPr="00120151">
        <w:rPr>
          <w:rFonts w:ascii="Arial" w:hAnsi="Arial" w:cs="Arial"/>
          <w:b/>
          <w:bCs/>
          <w:sz w:val="20"/>
          <w:szCs w:val="20"/>
        </w:rPr>
        <w:t>(a) QBM-06 Pathway Map: Seed Germination Before Photosynthesis:</w:t>
      </w:r>
      <w:r w:rsidRPr="00120151">
        <w:rPr>
          <w:rFonts w:ascii="Arial" w:hAnsi="Arial" w:cs="Arial"/>
          <w:sz w:val="20"/>
          <w:szCs w:val="20"/>
        </w:rPr>
        <w:t xml:space="preserve"> </w:t>
      </w:r>
      <w:commentRangeStart w:id="99"/>
      <w:r w:rsidRPr="00120151">
        <w:rPr>
          <w:rFonts w:ascii="Arial" w:hAnsi="Arial" w:cs="Arial"/>
          <w:sz w:val="20"/>
          <w:szCs w:val="20"/>
        </w:rPr>
        <w:t xml:space="preserve">Re-authoring </w:t>
      </w:r>
      <w:commentRangeEnd w:id="99"/>
      <w:r w:rsidR="00F34C23" w:rsidRPr="00120151">
        <w:rPr>
          <w:rStyle w:val="CommentReference"/>
          <w:rFonts w:ascii="Arial" w:hAnsi="Arial" w:cs="Arial"/>
          <w:sz w:val="20"/>
          <w:szCs w:val="20"/>
        </w:rPr>
        <w:commentReference w:id="99"/>
      </w:r>
      <w:r w:rsidRPr="00120151">
        <w:rPr>
          <w:rFonts w:ascii="Arial" w:hAnsi="Arial" w:cs="Arial"/>
          <w:sz w:val="20"/>
          <w:szCs w:val="20"/>
        </w:rPr>
        <w:t xml:space="preserve">of the 0–72 h heterotrophic energy bottleneck from the Quantum Biology Atlas [55]. Four horizontal lanes delineate the reserve mobilization and bioenergetic route: Peroxisome (TAG lipase SDP1 [T4], </w:t>
      </w:r>
      <m:oMath>
        <m:r>
          <w:rPr>
            <w:rFonts w:ascii="Cambria Math" w:hAnsi="Cambria Math" w:cs="Arial"/>
            <w:sz w:val="20"/>
            <w:szCs w:val="20"/>
          </w:rPr>
          <m:t>β</m:t>
        </m:r>
      </m:oMath>
      <w:r w:rsidRPr="00120151">
        <w:rPr>
          <w:rFonts w:ascii="Arial" w:hAnsi="Arial" w:cs="Arial"/>
          <w:sz w:val="20"/>
          <w:szCs w:val="20"/>
        </w:rPr>
        <w:t xml:space="preserve">-oxidation generating </w:t>
      </w:r>
      <m:oMath>
        <m:sSub>
          <m:sSubPr>
            <m:ctrlPr>
              <w:rPr>
                <w:rFonts w:ascii="Cambria Math" w:hAnsi="Cambria Math" w:cs="Arial"/>
                <w:sz w:val="20"/>
                <w:szCs w:val="20"/>
              </w:rPr>
            </m:ctrlPr>
          </m:sSubPr>
          <m:e>
            <m:r>
              <m:rPr>
                <m:nor/>
              </m:rPr>
              <w:rPr>
                <w:rFonts w:ascii="Arial" w:hAnsi="Arial" w:cs="Arial"/>
                <w:sz w:val="20"/>
                <w:szCs w:val="20"/>
              </w:rPr>
              <m:t>H</m:t>
            </m:r>
          </m:e>
          <m:sub>
            <m:r>
              <w:rPr>
                <w:rFonts w:ascii="Cambria Math" w:hAnsi="Cambria Math" w:cs="Arial"/>
                <w:sz w:val="20"/>
                <w:szCs w:val="20"/>
              </w:rPr>
              <m:t>2</m:t>
            </m:r>
          </m:sub>
        </m:sSub>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[T3], glyoxylate cycle [T4]); Mitochondrial Matrix (Acetyl-CoA [T4], Aconitase [4Fe-4S sentinel, T3], Complex I [FMN, 8 Fe-S, T2], Complex IV COX [T2]); Cellular Energy &amp; Redox (ATP/ADP ratio setting the germination pace [T2], mitochondrial superoxide/</w:t>
      </w:r>
      <m:oMath>
        <m:sSub>
          <m:sSubPr>
            <m:ctrlPr>
              <w:rPr>
                <w:rFonts w:ascii="Cambria Math" w:hAnsi="Cambria Math" w:cs="Arial"/>
                <w:sz w:val="20"/>
                <w:szCs w:val="20"/>
              </w:rPr>
            </m:ctrlPr>
          </m:sSubPr>
          <m:e>
            <m:r>
              <m:rPr>
                <m:nor/>
              </m:rPr>
              <w:rPr>
                <w:rFonts w:ascii="Arial" w:hAnsi="Arial" w:cs="Arial"/>
                <w:sz w:val="20"/>
                <w:szCs w:val="20"/>
              </w:rPr>
              <m:t>H</m:t>
            </m:r>
          </m:e>
          <m:sub>
            <m:r>
              <w:rPr>
                <w:rFonts w:ascii="Cambria Math" w:hAnsi="Cambria Math" w:cs="Arial"/>
                <w:sz w:val="20"/>
                <w:szCs w:val="20"/>
              </w:rPr>
              <m:t>2</m:t>
            </m:r>
          </m:sub>
        </m:sSub>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signaling window [T2], Cytochrome </w:t>
      </w:r>
      <m:oMath>
        <m:r>
          <w:rPr>
            <w:rFonts w:ascii="Cambria Math" w:hAnsi="Cambria Math" w:cs="Arial"/>
            <w:sz w:val="20"/>
            <w:szCs w:val="20"/>
          </w:rPr>
          <m:t>c</m:t>
        </m:r>
      </m:oMath>
      <w:r w:rsidRPr="00120151">
        <w:rPr>
          <w:rFonts w:ascii="Arial" w:hAnsi="Arial" w:cs="Arial"/>
          <w:sz w:val="20"/>
          <w:szCs w:val="20"/>
        </w:rPr>
        <w:t xml:space="preserve"> release modulating ABI4/ABA retrograde signaling [T4]); and Organism Endpoint (Radicle Emergence at 0–72 h).</w:t>
      </w:r>
      <w:r w:rsidRPr="00120151">
        <w:rPr>
          <w:rFonts w:ascii="Arial" w:hAnsi="Arial" w:cs="Arial"/>
          <w:sz w:val="20"/>
          <w:szCs w:val="20"/>
        </w:rPr>
        <w:br/>
      </w:r>
      <w:r w:rsidRPr="00120151">
        <w:rPr>
          <w:rFonts w:ascii="Arial" w:hAnsi="Arial" w:cs="Arial"/>
          <w:b/>
          <w:bCs/>
          <w:sz w:val="20"/>
          <w:szCs w:val="20"/>
        </w:rPr>
        <w:t>(b) Evidentiary Tier Hierarchy &amp; Biophysical Timescale Constraints:</w:t>
      </w:r>
      <w:r w:rsidRPr="00120151">
        <w:rPr>
          <w:rFonts w:ascii="Arial" w:hAnsi="Arial" w:cs="Arial"/>
          <w:sz w:val="20"/>
          <w:szCs w:val="20"/>
        </w:rPr>
        <w:t xml:space="preserve"> Stratification of candidate mechanisms into four rigorous tiers: T1 Demonstrated (heavy black border, applied field directly measured on biomolecule); T2 Inferred from Complex/Process (solid blue border); T3 Plausible Physical Route (dashed vermillion border); and T4 Contextual Scaffold (hairline grey border). Physical timescale matching: Zeeman precession at </w:t>
      </w:r>
      <m:oMath>
        <m:r>
          <w:rPr>
            <w:rFonts w:ascii="Cambria Math" w:hAnsi="Cambria Math" w:cs="Arial"/>
            <w:sz w:val="20"/>
            <w:szCs w:val="20"/>
          </w:rPr>
          <m:t>50 μ</m:t>
        </m:r>
        <m:r>
          <m:rPr>
            <m:nor/>
          </m:rPr>
          <w:rPr>
            <w:rFonts w:ascii="Arial" w:hAnsi="Arial" w:cs="Arial"/>
            <w:sz w:val="20"/>
            <w:szCs w:val="20"/>
          </w:rPr>
          <m:t>T</m:t>
        </m:r>
      </m:oMath>
      <w:r w:rsidRPr="00120151">
        <w:rPr>
          <w:rFonts w:ascii="Arial" w:hAnsi="Arial" w:cs="Arial"/>
          <w:sz w:val="20"/>
          <w:szCs w:val="20"/>
        </w:rPr>
        <w:t xml:space="preserve"> GMF (</w:t>
      </w:r>
      <m:oMath>
        <m:sSub>
          <m:sSubPr>
            <m:ctrlPr>
              <w:rPr>
                <w:rFonts w:ascii="Cambria Math" w:hAnsi="Cambria Math" w:cs="Arial"/>
                <w:sz w:val="20"/>
                <w:szCs w:val="20"/>
              </w:rPr>
            </m:ctrlPr>
          </m:sSubPr>
          <m:e>
            <m:r>
              <w:rPr>
                <w:rFonts w:ascii="Cambria Math" w:hAnsi="Cambria Math" w:cs="Arial"/>
                <w:sz w:val="20"/>
                <w:szCs w:val="20"/>
              </w:rPr>
              <m:t>ν</m:t>
            </m:r>
          </m:e>
          <m:sub>
            <m:r>
              <w:rPr>
                <w:rFonts w:ascii="Cambria Math" w:hAnsi="Cambria Math" w:cs="Arial"/>
                <w:sz w:val="20"/>
                <w:szCs w:val="20"/>
              </w:rPr>
              <m:t>L</m:t>
            </m:r>
          </m:sub>
        </m:sSub>
        <m:r>
          <m:rPr>
            <m:sty m:val="p"/>
          </m:rPr>
          <w:rPr>
            <w:rFonts w:ascii="Cambria Math" w:hAnsi="Cambria Math" w:cs="Arial"/>
            <w:sz w:val="20"/>
            <w:szCs w:val="20"/>
          </w:rPr>
          <m:t>≈</m:t>
        </m:r>
        <m:r>
          <w:rPr>
            <w:rFonts w:ascii="Cambria Math" w:hAnsi="Cambria Math" w:cs="Arial"/>
            <w:sz w:val="20"/>
            <w:szCs w:val="20"/>
          </w:rPr>
          <m:t>1.4</m:t>
        </m:r>
        <m:r>
          <m:rPr>
            <m:nor/>
          </m:rPr>
          <w:rPr>
            <w:rFonts w:ascii="Arial" w:hAnsi="Arial" w:cs="Arial"/>
            <w:sz w:val="20"/>
            <w:szCs w:val="20"/>
          </w:rPr>
          <m:t xml:space="preserve"> MHz</m:t>
        </m:r>
      </m:oMath>
      <w:r w:rsidRPr="00120151">
        <w:rPr>
          <w:rFonts w:ascii="Arial" w:hAnsi="Arial" w:cs="Arial"/>
          <w:sz w:val="20"/>
          <w:szCs w:val="20"/>
        </w:rPr>
        <w:t xml:space="preserve">, </w:t>
      </w:r>
      <m:oMath>
        <m:sSub>
          <m:sSubPr>
            <m:ctrlPr>
              <w:rPr>
                <w:rFonts w:ascii="Cambria Math" w:hAnsi="Cambria Math" w:cs="Arial"/>
                <w:sz w:val="20"/>
                <w:szCs w:val="20"/>
              </w:rPr>
            </m:ctrlPr>
          </m:sSubPr>
          <m:e>
            <m:r>
              <w:rPr>
                <w:rFonts w:ascii="Cambria Math" w:hAnsi="Cambria Math" w:cs="Arial"/>
                <w:sz w:val="20"/>
                <w:szCs w:val="20"/>
              </w:rPr>
              <m:t>τ</m:t>
            </m:r>
          </m:e>
          <m:sub>
            <m:r>
              <w:rPr>
                <w:rFonts w:ascii="Cambria Math" w:hAnsi="Cambria Math" w:cs="Arial"/>
                <w:sz w:val="20"/>
                <w:szCs w:val="20"/>
              </w:rPr>
              <m:t>L</m:t>
            </m:r>
          </m:sub>
        </m:sSub>
        <m:r>
          <m:rPr>
            <m:sty m:val="p"/>
          </m:rPr>
          <w:rPr>
            <w:rFonts w:ascii="Cambria Math" w:hAnsi="Cambria Math" w:cs="Arial"/>
            <w:sz w:val="20"/>
            <w:szCs w:val="20"/>
          </w:rPr>
          <m:t>≈</m:t>
        </m:r>
        <m:r>
          <w:rPr>
            <w:rFonts w:ascii="Cambria Math" w:hAnsi="Cambria Math" w:cs="Arial"/>
            <w:sz w:val="20"/>
            <w:szCs w:val="20"/>
          </w:rPr>
          <m:t>714</m:t>
        </m:r>
        <m:r>
          <m:rPr>
            <m:nor/>
          </m:rPr>
          <w:rPr>
            <w:rFonts w:ascii="Arial" w:hAnsi="Arial" w:cs="Arial"/>
            <w:sz w:val="20"/>
            <w:szCs w:val="20"/>
          </w:rPr>
          <m:t xml:space="preserve"> ns</m:t>
        </m:r>
      </m:oMath>
      <w:r w:rsidRPr="00120151">
        <w:rPr>
          <w:rFonts w:ascii="Arial" w:hAnsi="Arial" w:cs="Arial"/>
          <w:sz w:val="20"/>
          <w:szCs w:val="20"/>
        </w:rPr>
        <w:t>) matches the microsecond spin coherence lifetime (</w:t>
      </w:r>
      <m:oMath>
        <m:sSub>
          <m:sSubPr>
            <m:ctrlPr>
              <w:rPr>
                <w:rFonts w:ascii="Cambria Math" w:hAnsi="Cambria Math" w:cs="Arial"/>
                <w:sz w:val="20"/>
                <w:szCs w:val="20"/>
              </w:rPr>
            </m:ctrlPr>
          </m:sSubPr>
          <m:e>
            <m:r>
              <w:rPr>
                <w:rFonts w:ascii="Cambria Math" w:hAnsi="Cambria Math" w:cs="Arial"/>
                <w:sz w:val="20"/>
                <w:szCs w:val="20"/>
              </w:rPr>
              <m:t>τ</m:t>
            </m:r>
          </m:e>
          <m:sub>
            <m:r>
              <m:rPr>
                <m:nor/>
              </m:rPr>
              <w:rPr>
                <w:rFonts w:ascii="Arial" w:hAnsi="Arial" w:cs="Arial"/>
                <w:sz w:val="20"/>
                <w:szCs w:val="20"/>
              </w:rPr>
              <m:t>coh</m:t>
            </m:r>
          </m:sub>
        </m:sSub>
        <m:r>
          <m:rPr>
            <m:sty m:val="p"/>
          </m:rPr>
          <w:rPr>
            <w:rFonts w:ascii="Cambria Math" w:hAnsi="Cambria Math" w:cs="Arial"/>
            <w:sz w:val="20"/>
            <w:szCs w:val="20"/>
          </w:rPr>
          <m:t>∼</m:t>
        </m:r>
        <m:r>
          <w:rPr>
            <w:rFonts w:ascii="Cambria Math" w:hAnsi="Cambria Math" w:cs="Arial"/>
            <w:sz w:val="20"/>
            <w:szCs w:val="20"/>
          </w:rPr>
          <m:t>1 μ</m:t>
        </m:r>
        <m:r>
          <m:rPr>
            <m:nor/>
          </m:rPr>
          <w:rPr>
            <w:rFonts w:ascii="Arial" w:hAnsi="Arial" w:cs="Arial"/>
            <w:sz w:val="20"/>
            <w:szCs w:val="20"/>
          </w:rPr>
          <m:t>s</m:t>
        </m:r>
      </m:oMath>
      <w:r w:rsidRPr="00120151">
        <w:rPr>
          <w:rFonts w:ascii="Arial" w:hAnsi="Arial" w:cs="Arial"/>
          <w:sz w:val="20"/>
          <w:szCs w:val="20"/>
        </w:rPr>
        <w:t>) of cryptochrome radical pairs. In lunar HMF (</w:t>
      </w:r>
      <m:oMath>
        <m:r>
          <m:rPr>
            <m:sty m:val="p"/>
          </m:rPr>
          <w:rPr>
            <w:rFonts w:ascii="Cambria Math" w:hAnsi="Cambria Math" w:cs="Arial"/>
            <w:sz w:val="20"/>
            <w:szCs w:val="20"/>
          </w:rPr>
          <m:t>&lt;</m:t>
        </m:r>
        <m:r>
          <w:rPr>
            <w:rFonts w:ascii="Cambria Math" w:hAnsi="Cambria Math" w:cs="Arial"/>
            <w:sz w:val="20"/>
            <w:szCs w:val="20"/>
          </w:rPr>
          <m:t>1</m:t>
        </m:r>
        <m:r>
          <m:rPr>
            <m:nor/>
          </m:rPr>
          <w:rPr>
            <w:rFonts w:ascii="Arial" w:hAnsi="Arial" w:cs="Arial"/>
            <w:sz w:val="20"/>
            <w:szCs w:val="20"/>
          </w:rPr>
          <m:t xml:space="preserve"> nT</m:t>
        </m:r>
      </m:oMath>
      <w:r w:rsidRPr="00120151">
        <w:rPr>
          <w:rFonts w:ascii="Arial" w:hAnsi="Arial" w:cs="Arial"/>
          <w:sz w:val="20"/>
          <w:szCs w:val="20"/>
        </w:rPr>
        <w:t xml:space="preserve">), </w:t>
      </w:r>
      <m:oMath>
        <m:sSub>
          <m:sSubPr>
            <m:ctrlPr>
              <w:rPr>
                <w:rFonts w:ascii="Cambria Math" w:hAnsi="Cambria Math" w:cs="Arial"/>
                <w:sz w:val="20"/>
                <w:szCs w:val="20"/>
              </w:rPr>
            </m:ctrlPr>
          </m:sSubPr>
          <m:e>
            <m:r>
              <w:rPr>
                <w:rFonts w:ascii="Cambria Math" w:hAnsi="Cambria Math" w:cs="Arial"/>
                <w:sz w:val="20"/>
                <w:szCs w:val="20"/>
              </w:rPr>
              <m:t>ν</m:t>
            </m:r>
          </m:e>
          <m:sub>
            <m:r>
              <w:rPr>
                <w:rFonts w:ascii="Cambria Math" w:hAnsi="Cambria Math" w:cs="Arial"/>
                <w:sz w:val="20"/>
                <w:szCs w:val="20"/>
              </w:rPr>
              <m:t>L</m:t>
            </m:r>
          </m:sub>
        </m:sSub>
        <m:r>
          <m:rPr>
            <m:sty m:val="p"/>
          </m:rPr>
          <w:rPr>
            <w:rFonts w:ascii="Cambria Math" w:hAnsi="Cambria Math" w:cs="Arial"/>
            <w:sz w:val="20"/>
            <w:szCs w:val="20"/>
          </w:rPr>
          <m:t>&lt;</m:t>
        </m:r>
        <m:r>
          <w:rPr>
            <w:rFonts w:ascii="Cambria Math" w:hAnsi="Cambria Math" w:cs="Arial"/>
            <w:sz w:val="20"/>
            <w:szCs w:val="20"/>
          </w:rPr>
          <m:t>8</m:t>
        </m:r>
        <m:r>
          <m:rPr>
            <m:nor/>
          </m:rPr>
          <w:rPr>
            <w:rFonts w:ascii="Arial" w:hAnsi="Arial" w:cs="Arial"/>
            <w:sz w:val="20"/>
            <w:szCs w:val="20"/>
          </w:rPr>
          <m:t xml:space="preserve"> kHz</m:t>
        </m:r>
      </m:oMath>
      <w:r w:rsidRPr="00120151">
        <w:rPr>
          <w:rFonts w:ascii="Arial" w:hAnsi="Arial" w:cs="Arial"/>
          <w:sz w:val="20"/>
          <w:szCs w:val="20"/>
        </w:rPr>
        <w:t xml:space="preserve">, disabling magnetic modulation. Open PSII charge separation occurs in </w:t>
      </w:r>
      <m:oMath>
        <m:r>
          <m:rPr>
            <m:sty m:val="p"/>
          </m:rPr>
          <w:rPr>
            <w:rFonts w:ascii="Cambria Math" w:hAnsi="Cambria Math" w:cs="Arial"/>
            <w:sz w:val="20"/>
            <w:szCs w:val="20"/>
          </w:rPr>
          <m:t>∼</m:t>
        </m:r>
        <m:r>
          <w:rPr>
            <w:rFonts w:ascii="Cambria Math" w:hAnsi="Cambria Math" w:cs="Arial"/>
            <w:sz w:val="20"/>
            <w:szCs w:val="20"/>
          </w:rPr>
          <m:t>200</m:t>
        </m:r>
        <m:r>
          <m:rPr>
            <m:nor/>
          </m:rPr>
          <w:rPr>
            <w:rFonts w:ascii="Arial" w:hAnsi="Arial" w:cs="Arial"/>
            <w:sz w:val="20"/>
            <w:szCs w:val="20"/>
          </w:rPr>
          <m:t xml:space="preserve"> ps</m:t>
        </m:r>
      </m:oMath>
      <w:r w:rsidRPr="00120151">
        <w:rPr>
          <w:rFonts w:ascii="Arial" w:hAnsi="Arial" w:cs="Arial"/>
          <w:sz w:val="20"/>
          <w:szCs w:val="20"/>
        </w:rPr>
        <w:t xml:space="preserve"> (</w:t>
      </w:r>
      <m:oMath>
        <m:sSup>
          <m:sSupPr>
            <m:ctrlPr>
              <w:rPr>
                <w:rFonts w:ascii="Cambria Math" w:hAnsi="Cambria Math" w:cs="Arial"/>
                <w:sz w:val="20"/>
                <w:szCs w:val="20"/>
              </w:rPr>
            </m:ctrlPr>
          </m:sSupPr>
          <m:e>
            <m:r>
              <w:rPr>
                <w:rFonts w:ascii="Cambria Math" w:hAnsi="Cambria Math" w:cs="Arial"/>
                <w:sz w:val="20"/>
                <w:szCs w:val="20"/>
              </w:rPr>
              <m:t>10</m:t>
            </m:r>
          </m:e>
          <m:sup>
            <m:r>
              <w:rPr>
                <w:rFonts w:ascii="Cambria Math" w:hAnsi="Cambria Math" w:cs="Arial"/>
                <w:sz w:val="20"/>
                <w:szCs w:val="20"/>
              </w:rPr>
              <m:t>6</m:t>
            </m:r>
          </m:sup>
        </m:sSup>
        <m:r>
          <m:rPr>
            <m:sty m:val="p"/>
          </m:rPr>
          <w:rPr>
            <w:rFonts w:ascii="Cambria Math" w:hAnsi="Cambria Math" w:cs="Arial"/>
            <w:sz w:val="20"/>
            <w:szCs w:val="20"/>
          </w:rPr>
          <m:t>×</m:t>
        </m:r>
      </m:oMath>
      <w:r w:rsidRPr="00120151">
        <w:rPr>
          <w:rFonts w:ascii="Arial" w:hAnsi="Arial" w:cs="Arial"/>
          <w:sz w:val="20"/>
          <w:szCs w:val="20"/>
        </w:rPr>
        <w:t xml:space="preserve"> too rapid for microtesla fields). Mitochondrial Complex III </w:t>
      </w:r>
      <m:oMath>
        <m:sSub>
          <m:sSubPr>
            <m:ctrlPr>
              <w:rPr>
                <w:rFonts w:ascii="Cambria Math" w:hAnsi="Cambria Math" w:cs="Arial"/>
                <w:sz w:val="20"/>
                <w:szCs w:val="20"/>
              </w:rPr>
            </m:ctrlPr>
          </m:sSubPr>
          <m:e>
            <m:r>
              <w:rPr>
                <w:rFonts w:ascii="Cambria Math" w:hAnsi="Cambria Math" w:cs="Arial"/>
                <w:sz w:val="20"/>
                <w:szCs w:val="20"/>
              </w:rPr>
              <m:t>Q</m:t>
            </m:r>
          </m:e>
          <m:sub>
            <m:r>
              <w:rPr>
                <w:rFonts w:ascii="Cambria Math" w:hAnsi="Cambria Math" w:cs="Arial"/>
                <w:sz w:val="20"/>
                <w:szCs w:val="20"/>
              </w:rPr>
              <m:t>o</m:t>
            </m:r>
          </m:sub>
        </m:sSub>
      </m:oMath>
      <w:r w:rsidRPr="00120151">
        <w:rPr>
          <w:rFonts w:ascii="Arial" w:hAnsi="Arial" w:cs="Arial"/>
          <w:sz w:val="20"/>
          <w:szCs w:val="20"/>
        </w:rPr>
        <w:t xml:space="preserve"> semiquinone-Rieske exchange coupling is in the gigahertz regime (</w:t>
      </w:r>
      <m:oMath>
        <m:r>
          <w:rPr>
            <w:rFonts w:ascii="Cambria Math" w:hAnsi="Cambria Math" w:cs="Arial"/>
            <w:sz w:val="20"/>
            <w:szCs w:val="20"/>
          </w:rPr>
          <m:t>J</m:t>
        </m:r>
        <m:r>
          <m:rPr>
            <m:sty m:val="p"/>
          </m:rPr>
          <w:rPr>
            <w:rFonts w:ascii="Cambria Math" w:hAnsi="Cambria Math" w:cs="Arial"/>
            <w:sz w:val="20"/>
            <w:szCs w:val="20"/>
          </w:rPr>
          <m:t>∼</m:t>
        </m:r>
        <m:r>
          <m:rPr>
            <m:nor/>
          </m:rPr>
          <w:rPr>
            <w:rFonts w:ascii="Arial" w:hAnsi="Arial" w:cs="Arial"/>
            <w:sz w:val="20"/>
            <w:szCs w:val="20"/>
          </w:rPr>
          <m:t>GHz</m:t>
        </m:r>
        <m:r>
          <m:rPr>
            <m:sty m:val="p"/>
          </m:rPr>
          <w:rPr>
            <w:rFonts w:ascii="Cambria Math" w:hAnsi="Cambria Math" w:cs="Arial"/>
            <w:sz w:val="20"/>
            <w:szCs w:val="20"/>
          </w:rPr>
          <m:t>≫</m:t>
        </m:r>
        <m:r>
          <m:rPr>
            <m:nor/>
          </m:rPr>
          <w:rPr>
            <w:rFonts w:ascii="Arial" w:hAnsi="Arial" w:cs="Arial"/>
            <w:sz w:val="20"/>
            <w:szCs w:val="20"/>
          </w:rPr>
          <m:t>GMF</m:t>
        </m:r>
      </m:oMath>
      <w:r w:rsidRPr="00120151">
        <w:rPr>
          <w:rFonts w:ascii="Arial" w:hAnsi="Arial" w:cs="Arial"/>
          <w:sz w:val="20"/>
          <w:szCs w:val="20"/>
        </w:rPr>
        <w:t>), refuting unphysical runaway ROS leak models.</w:t>
      </w:r>
      <w:r w:rsidRPr="00120151">
        <w:rPr>
          <w:rFonts w:ascii="Arial" w:hAnsi="Arial" w:cs="Arial"/>
          <w:sz w:val="20"/>
          <w:szCs w:val="20"/>
        </w:rPr>
        <w:br/>
      </w:r>
      <w:r w:rsidRPr="00120151">
        <w:rPr>
          <w:rFonts w:ascii="Arial" w:hAnsi="Arial" w:cs="Arial"/>
          <w:b/>
          <w:bCs/>
          <w:sz w:val="20"/>
          <w:szCs w:val="20"/>
        </w:rPr>
        <w:t>(c) Organellar Bioenergetics:</w:t>
      </w:r>
      <w:r w:rsidRPr="00120151">
        <w:rPr>
          <w:rFonts w:ascii="Arial" w:hAnsi="Arial" w:cs="Arial"/>
          <w:sz w:val="20"/>
          <w:szCs w:val="20"/>
        </w:rPr>
        <w:t xml:space="preserve"> (Top) Chloroplast PETC (QBM-02) indicating PSII (P680, T2), Cytochrome </w:t>
      </w:r>
      <m:oMath>
        <m:sSub>
          <m:sSubPr>
            <m:ctrlPr>
              <w:rPr>
                <w:rFonts w:ascii="Cambria Math" w:hAnsi="Cambria Math" w:cs="Arial"/>
                <w:sz w:val="20"/>
                <w:szCs w:val="20"/>
              </w:rPr>
            </m:ctrlPr>
          </m:sSubPr>
          <m:e>
            <m:r>
              <w:rPr>
                <w:rFonts w:ascii="Cambria Math" w:hAnsi="Cambria Math" w:cs="Arial"/>
                <w:sz w:val="20"/>
                <w:szCs w:val="20"/>
              </w:rPr>
              <m:t>b</m:t>
            </m:r>
          </m:e>
          <m:sub>
            <m:r>
              <w:rPr>
                <w:rFonts w:ascii="Cambria Math" w:hAnsi="Cambria Math" w:cs="Arial"/>
                <w:sz w:val="20"/>
                <w:szCs w:val="20"/>
              </w:rPr>
              <m:t>6</m:t>
            </m:r>
          </m:sub>
        </m:sSub>
        <m:r>
          <w:rPr>
            <w:rFonts w:ascii="Cambria Math" w:hAnsi="Cambria Math" w:cs="Arial"/>
            <w:sz w:val="20"/>
            <w:szCs w:val="20"/>
          </w:rPr>
          <m:t>f</m:t>
        </m:r>
      </m:oMath>
      <w:r w:rsidRPr="00120151">
        <w:rPr>
          <w:rFonts w:ascii="Arial" w:hAnsi="Arial" w:cs="Arial"/>
          <w:sz w:val="20"/>
          <w:szCs w:val="20"/>
        </w:rPr>
        <w:t xml:space="preserve"> Rieske [2Fe-2S] cluster (T3), PSI (P700, </w:t>
      </w:r>
      <m:oMath>
        <m:sSubSup>
          <m:sSubSupPr>
            <m:ctrlPr>
              <w:rPr>
                <w:rFonts w:ascii="Cambria Math" w:hAnsi="Cambria Math" w:cs="Arial"/>
                <w:sz w:val="20"/>
                <w:szCs w:val="20"/>
              </w:rPr>
            </m:ctrlPr>
          </m:sSubSupPr>
          <m:e>
            <m:r>
              <w:rPr>
                <w:rFonts w:ascii="Cambria Math" w:hAnsi="Cambria Math" w:cs="Arial"/>
                <w:sz w:val="20"/>
                <w:szCs w:val="20"/>
              </w:rPr>
              <m:t>P</m:t>
            </m:r>
          </m:e>
          <m:sub>
            <m:r>
              <w:rPr>
                <w:rFonts w:ascii="Cambria Math" w:hAnsi="Cambria Math" w:cs="Arial"/>
                <w:sz w:val="20"/>
                <w:szCs w:val="20"/>
              </w:rPr>
              <m:t>700</m:t>
            </m:r>
          </m:sub>
          <m:sup>
            <m:r>
              <m:rPr>
                <m:sty m:val="p"/>
              </m:rPr>
              <w:rPr>
                <w:rFonts w:ascii="Cambria Math" w:hAnsi="Cambria Math" w:cs="Arial"/>
                <w:sz w:val="20"/>
                <w:szCs w:val="20"/>
              </w:rPr>
              <m:t>+•</m:t>
            </m:r>
          </m:sup>
        </m:sSubSup>
        <m:sSubSup>
          <m:sSubSupPr>
            <m:ctrlPr>
              <w:rPr>
                <w:rFonts w:ascii="Cambria Math" w:hAnsi="Cambria Math" w:cs="Arial"/>
                <w:sz w:val="20"/>
                <w:szCs w:val="20"/>
              </w:rPr>
            </m:ctrlPr>
          </m:sSubSupPr>
          <m:e>
            <m:r>
              <w:rPr>
                <w:rFonts w:ascii="Cambria Math" w:hAnsi="Cambria Math" w:cs="Arial"/>
                <w:sz w:val="20"/>
                <w:szCs w:val="20"/>
              </w:rPr>
              <m:t>A</m:t>
            </m:r>
          </m:e>
          <m:sub>
            <m:r>
              <w:rPr>
                <w:rFonts w:ascii="Cambria Math" w:hAnsi="Cambria Math" w:cs="Arial"/>
                <w:sz w:val="20"/>
                <w:szCs w:val="20"/>
              </w:rPr>
              <m:t>1</m:t>
            </m:r>
          </m:sub>
          <m:sup>
            <m:r>
              <m:rPr>
                <m:sty m:val="p"/>
              </m:rPr>
              <w:rPr>
                <w:rFonts w:ascii="Cambria Math" w:hAnsi="Cambria Math" w:cs="Arial"/>
                <w:sz w:val="20"/>
                <w:szCs w:val="20"/>
              </w:rPr>
              <m:t>-•</m:t>
            </m:r>
          </m:sup>
        </m:sSubSup>
      </m:oMath>
      <w:r w:rsidRPr="00120151">
        <w:rPr>
          <w:rFonts w:ascii="Arial" w:hAnsi="Arial" w:cs="Arial"/>
          <w:sz w:val="20"/>
          <w:szCs w:val="20"/>
        </w:rPr>
        <w:t xml:space="preserve"> radical pair, T2), and Ferredoxin/FNR (T2). (Bottom) Mitochondrial respiration (QBM-01) showing electron transport via Complex I and III to the </w:t>
      </w:r>
      <w:r w:rsidRPr="00120151">
        <w:rPr>
          <w:rFonts w:ascii="Arial" w:hAnsi="Arial" w:cs="Arial"/>
          <w:sz w:val="20"/>
          <w:szCs w:val="20"/>
        </w:rPr>
        <w:lastRenderedPageBreak/>
        <w:t xml:space="preserve">ubiquinone pool, and the vital Alternative Oxidase (AOX) cyanide-resistant bypass [T2], which directly vents excess redox pressure to </w:t>
      </w:r>
      <m:oMath>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without proton pumping, dampening catastrophic superoxide runaway.</w:t>
      </w:r>
    </w:p>
    <w:p w14:paraId="2D85103F" w14:textId="77777777" w:rsidR="002518D0" w:rsidRPr="00120151" w:rsidRDefault="00000000">
      <w:pPr>
        <w:pStyle w:val="Heading3"/>
        <w:rPr>
          <w:rFonts w:ascii="Arial" w:hAnsi="Arial" w:cs="Arial"/>
        </w:rPr>
      </w:pPr>
      <w:bookmarkStart w:id="100" w:name="X3aaa2bfff3eec50bb0b3254979f83987963da5e"/>
      <w:r w:rsidRPr="00120151">
        <w:rPr>
          <w:rFonts w:ascii="Arial" w:hAnsi="Arial" w:cs="Arial"/>
        </w:rPr>
        <w:t>3.1 The 0–72 h Heterotrophic Energy Route (QBM-06)</w:t>
      </w:r>
    </w:p>
    <w:p w14:paraId="36A24FE4" w14:textId="77777777" w:rsidR="00120151" w:rsidRDefault="00000000">
      <w:pPr>
        <w:pStyle w:val="FirstParagraph"/>
        <w:rPr>
          <w:rFonts w:ascii="Arial" w:hAnsi="Arial" w:cs="Arial"/>
        </w:rPr>
      </w:pPr>
      <w:r w:rsidRPr="00120151">
        <w:rPr>
          <w:rFonts w:ascii="Arial" w:hAnsi="Arial" w:cs="Arial"/>
        </w:rPr>
        <w:t xml:space="preserve">During the first 72 hours post-imbibition, the plant embryo possesses no functional chloroplasts. Energy production relies entirely on catabolizing stored lipids (triacylglycerols, TAGs) stored in seed oil bodies (Figure 3a): </w:t>
      </w:r>
    </w:p>
    <w:p w14:paraId="211746FA" w14:textId="77777777" w:rsidR="00120151" w:rsidRDefault="00000000">
      <w:pPr>
        <w:pStyle w:val="FirstParagraph"/>
        <w:rPr>
          <w:rFonts w:ascii="Arial" w:hAnsi="Arial" w:cs="Arial"/>
        </w:rPr>
      </w:pPr>
      <w:r w:rsidRPr="00120151">
        <w:rPr>
          <w:rFonts w:ascii="Arial" w:hAnsi="Arial" w:cs="Arial"/>
        </w:rPr>
        <w:t xml:space="preserve">1. </w:t>
      </w:r>
      <w:r w:rsidRPr="00120151">
        <w:rPr>
          <w:rFonts w:ascii="Arial" w:hAnsi="Arial" w:cs="Arial"/>
          <w:b/>
          <w:bCs/>
        </w:rPr>
        <w:t>Peroxisomal Reserve Mobilization:</w:t>
      </w:r>
      <w:r w:rsidRPr="00120151">
        <w:rPr>
          <w:rFonts w:ascii="Arial" w:hAnsi="Arial" w:cs="Arial"/>
        </w:rPr>
        <w:t xml:space="preserve"> SUGAR-DEPENDENT1 (</w:t>
      </w:r>
      <w:r w:rsidRPr="00F34C23">
        <w:rPr>
          <w:rFonts w:ascii="Arial" w:hAnsi="Arial" w:cs="Arial"/>
          <w:i/>
          <w:iCs/>
          <w:rPrChange w:id="101" w:author="Orourke, Aubrie E. (KSC-UBA00)" w:date="2026-10-28T13:20:00Z" w16du:dateUtc="2026-10-28T17:20:00Z">
            <w:rPr>
              <w:rFonts w:ascii="Arial" w:hAnsi="Arial" w:cs="Arial"/>
            </w:rPr>
          </w:rPrChange>
        </w:rPr>
        <w:t>SDP1</w:t>
      </w:r>
      <w:r w:rsidRPr="00120151">
        <w:rPr>
          <w:rFonts w:ascii="Arial" w:hAnsi="Arial" w:cs="Arial"/>
        </w:rPr>
        <w:t xml:space="preserve">, [T4 Context]) triacylglycerol lipase hydrolyzes TAGs into free fatty acids. Fatty acids enter peroxisomal </w:t>
      </w:r>
      <m:oMath>
        <m:r>
          <w:rPr>
            <w:rFonts w:ascii="Cambria Math" w:hAnsi="Cambria Math" w:cs="Arial"/>
          </w:rPr>
          <m:t>β</m:t>
        </m:r>
      </m:oMath>
      <w:r w:rsidRPr="00120151">
        <w:rPr>
          <w:rFonts w:ascii="Arial" w:hAnsi="Arial" w:cs="Arial"/>
        </w:rPr>
        <w:t>-oxidation, where acyl-CoA oxidases transfer electrons directly to molecular oxygen, generating stoichiometric amounts of hydrogen peroxide (</w:t>
      </w:r>
      <m:oMath>
        <m:sSub>
          <m:sSubPr>
            <m:ctrlPr>
              <w:rPr>
                <w:rFonts w:ascii="Cambria Math" w:hAnsi="Cambria Math" w:cs="Arial"/>
              </w:rPr>
            </m:ctrlPr>
          </m:sSubPr>
          <m:e>
            <m:r>
              <m:rPr>
                <m:nor/>
              </m:rPr>
              <w:rPr>
                <w:rFonts w:ascii="Arial" w:hAnsi="Arial" w:cs="Arial"/>
              </w:rPr>
              <m:t>H</m:t>
            </m:r>
          </m:e>
          <m:sub>
            <m:r>
              <w:rPr>
                <w:rFonts w:ascii="Cambria Math" w:hAnsi="Cambria Math" w:cs="Arial"/>
              </w:rPr>
              <m:t>2</m:t>
            </m:r>
          </m:sub>
        </m:sSub>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[T3 Plausible]). Acetyl-CoA units are processed via the glyoxylate cycle (isocitrate lyase [</w:t>
      </w:r>
      <w:r w:rsidRPr="00120151">
        <w:rPr>
          <w:rFonts w:ascii="Arial" w:hAnsi="Arial" w:cs="Arial"/>
          <w:i/>
          <w:iCs/>
        </w:rPr>
        <w:t>ICL</w:t>
      </w:r>
      <w:r w:rsidRPr="00120151">
        <w:rPr>
          <w:rFonts w:ascii="Arial" w:hAnsi="Arial" w:cs="Arial"/>
        </w:rPr>
        <w:t>] and malate synthase [</w:t>
      </w:r>
      <w:r w:rsidRPr="00120151">
        <w:rPr>
          <w:rFonts w:ascii="Arial" w:hAnsi="Arial" w:cs="Arial"/>
          <w:i/>
          <w:iCs/>
        </w:rPr>
        <w:t>MLS</w:t>
      </w:r>
      <w:r w:rsidRPr="00120151">
        <w:rPr>
          <w:rFonts w:ascii="Arial" w:hAnsi="Arial" w:cs="Arial"/>
        </w:rPr>
        <w:t>], [</w:t>
      </w:r>
      <w:commentRangeStart w:id="102"/>
      <w:r w:rsidRPr="00120151">
        <w:rPr>
          <w:rFonts w:ascii="Arial" w:hAnsi="Arial" w:cs="Arial"/>
        </w:rPr>
        <w:t>T4 Context</w:t>
      </w:r>
      <w:commentRangeEnd w:id="102"/>
      <w:r w:rsidR="00F34C23" w:rsidRPr="00120151">
        <w:rPr>
          <w:rStyle w:val="CommentReference"/>
          <w:rFonts w:ascii="Arial" w:hAnsi="Arial" w:cs="Arial"/>
          <w:sz w:val="24"/>
          <w:szCs w:val="24"/>
        </w:rPr>
        <w:commentReference w:id="102"/>
      </w:r>
      <w:r w:rsidRPr="00120151">
        <w:rPr>
          <w:rFonts w:ascii="Arial" w:hAnsi="Arial" w:cs="Arial"/>
        </w:rPr>
        <w:t xml:space="preserve">]) into succinate and malate [55]. </w:t>
      </w:r>
    </w:p>
    <w:p w14:paraId="53648310" w14:textId="77777777" w:rsidR="00120151" w:rsidRDefault="00000000">
      <w:pPr>
        <w:pStyle w:val="FirstParagraph"/>
        <w:rPr>
          <w:rFonts w:ascii="Arial" w:hAnsi="Arial" w:cs="Arial"/>
        </w:rPr>
      </w:pPr>
      <w:r w:rsidRPr="00120151">
        <w:rPr>
          <w:rFonts w:ascii="Arial" w:hAnsi="Arial" w:cs="Arial"/>
        </w:rPr>
        <w:t xml:space="preserve">2. </w:t>
      </w:r>
      <w:r w:rsidRPr="00120151">
        <w:rPr>
          <w:rFonts w:ascii="Arial" w:hAnsi="Arial" w:cs="Arial"/>
          <w:b/>
          <w:bCs/>
        </w:rPr>
        <w:t>Mitochondrial Respiration:</w:t>
      </w:r>
      <w:r w:rsidRPr="00120151">
        <w:rPr>
          <w:rFonts w:ascii="Arial" w:hAnsi="Arial" w:cs="Arial"/>
        </w:rPr>
        <w:t xml:space="preserve"> Succinate and malate are imported into the mitochondrial matrix to feed the tricarboxylic acid (TCA) cycle and mitochondrial electron transport chain (mETC). Complex I (NADH:ubiquinone oxidoreductase, containing flavin mononucleotide [FMN] and eight Fe–S clusters, [T2 Inferred]) and Complex II transfer electrons to ubiquinone. Electrons flow through Complex III (cytochrome </w:t>
      </w:r>
      <m:oMath>
        <m:r>
          <w:rPr>
            <w:rFonts w:ascii="Cambria Math" w:hAnsi="Cambria Math" w:cs="Arial"/>
          </w:rPr>
          <m:t>b</m:t>
        </m:r>
        <m:sSub>
          <m:sSubPr>
            <m:ctrlPr>
              <w:rPr>
                <w:rFonts w:ascii="Cambria Math" w:hAnsi="Cambria Math" w:cs="Arial"/>
              </w:rPr>
            </m:ctrlPr>
          </m:sSubPr>
          <m:e>
            <m:r>
              <w:rPr>
                <w:rFonts w:ascii="Cambria Math" w:hAnsi="Cambria Math" w:cs="Arial"/>
              </w:rPr>
              <m:t>c</m:t>
            </m:r>
          </m:e>
          <m:sub>
            <m:r>
              <w:rPr>
                <w:rFonts w:ascii="Cambria Math" w:hAnsi="Cambria Math" w:cs="Arial"/>
              </w:rPr>
              <m:t>1</m:t>
            </m:r>
          </m:sub>
        </m:sSub>
      </m:oMath>
      <w:r w:rsidRPr="00120151">
        <w:rPr>
          <w:rFonts w:ascii="Arial" w:hAnsi="Arial" w:cs="Arial"/>
        </w:rPr>
        <w:t xml:space="preserve">, containing heme </w:t>
      </w:r>
      <m:oMath>
        <m:sSub>
          <m:sSubPr>
            <m:ctrlPr>
              <w:rPr>
                <w:rFonts w:ascii="Cambria Math" w:hAnsi="Cambria Math" w:cs="Arial"/>
              </w:rPr>
            </m:ctrlPr>
          </m:sSubPr>
          <m:e>
            <m:r>
              <w:rPr>
                <w:rFonts w:ascii="Cambria Math" w:hAnsi="Cambria Math" w:cs="Arial"/>
              </w:rPr>
              <m:t>b</m:t>
            </m:r>
          </m:e>
          <m:sub>
            <m:r>
              <w:rPr>
                <w:rFonts w:ascii="Cambria Math" w:hAnsi="Cambria Math" w:cs="Arial"/>
              </w:rPr>
              <m:t>L</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H</m:t>
            </m:r>
          </m:sub>
        </m:sSub>
      </m:oMath>
      <w:r w:rsidRPr="00120151">
        <w:rPr>
          <w:rFonts w:ascii="Arial" w:hAnsi="Arial" w:cs="Arial"/>
        </w:rPr>
        <w:t xml:space="preserve">, heme </w:t>
      </w:r>
      <m:oMath>
        <m:sSub>
          <m:sSubPr>
            <m:ctrlPr>
              <w:rPr>
                <w:rFonts w:ascii="Cambria Math" w:hAnsi="Cambria Math" w:cs="Arial"/>
              </w:rPr>
            </m:ctrlPr>
          </m:sSubPr>
          <m:e>
            <m:r>
              <w:rPr>
                <w:rFonts w:ascii="Cambria Math" w:hAnsi="Cambria Math" w:cs="Arial"/>
              </w:rPr>
              <m:t>c</m:t>
            </m:r>
          </m:e>
          <m:sub>
            <m:r>
              <w:rPr>
                <w:rFonts w:ascii="Cambria Math" w:hAnsi="Cambria Math" w:cs="Arial"/>
              </w:rPr>
              <m:t>1</m:t>
            </m:r>
          </m:sub>
        </m:sSub>
      </m:oMath>
      <w:r w:rsidRPr="00120151">
        <w:rPr>
          <w:rFonts w:ascii="Arial" w:hAnsi="Arial" w:cs="Arial"/>
        </w:rPr>
        <w:t xml:space="preserve">, and the Rieske [2Fe-2S] center, [T3 Plausible]) and Cytochrome </w:t>
      </w:r>
      <m:oMath>
        <m:r>
          <w:rPr>
            <w:rFonts w:ascii="Cambria Math" w:hAnsi="Cambria Math" w:cs="Arial"/>
          </w:rPr>
          <m:t>c</m:t>
        </m:r>
      </m:oMath>
      <w:r w:rsidRPr="00120151">
        <w:rPr>
          <w:rFonts w:ascii="Arial" w:hAnsi="Arial" w:cs="Arial"/>
        </w:rPr>
        <w:t xml:space="preserve"> ([T4 Context]) to Complex IV (cytochrome </w:t>
      </w:r>
      <m:oMath>
        <m:r>
          <w:rPr>
            <w:rFonts w:ascii="Cambria Math" w:hAnsi="Cambria Math" w:cs="Arial"/>
          </w:rPr>
          <m:t>c</m:t>
        </m:r>
      </m:oMath>
      <w:r w:rsidRPr="00120151">
        <w:rPr>
          <w:rFonts w:ascii="Arial" w:hAnsi="Arial" w:cs="Arial"/>
        </w:rPr>
        <w:t xml:space="preserve"> oxidase, COX, containing heme </w:t>
      </w:r>
      <m:oMath>
        <m:r>
          <w:rPr>
            <w:rFonts w:ascii="Cambria Math" w:hAnsi="Cambria Math" w:cs="Arial"/>
          </w:rPr>
          <m:t>a</m:t>
        </m:r>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3</m:t>
            </m:r>
          </m:sub>
        </m:sSub>
      </m:oMath>
      <w:r w:rsidRPr="00120151">
        <w:rPr>
          <w:rFonts w:ascii="Arial" w:hAnsi="Arial" w:cs="Arial"/>
        </w:rPr>
        <w:t xml:space="preserve"> and </w:t>
      </w:r>
      <m:oMath>
        <m:sSub>
          <m:sSubPr>
            <m:ctrlPr>
              <w:rPr>
                <w:rFonts w:ascii="Cambria Math" w:hAnsi="Cambria Math" w:cs="Arial"/>
              </w:rPr>
            </m:ctrlPr>
          </m:sSubPr>
          <m:e>
            <m:r>
              <m:rPr>
                <m:nor/>
              </m:rPr>
              <w:rPr>
                <w:rFonts w:ascii="Arial" w:hAnsi="Arial" w:cs="Arial"/>
              </w:rPr>
              <m:t>Cu</m:t>
            </m:r>
          </m:e>
          <m:sub>
            <m:r>
              <w:rPr>
                <w:rFonts w:ascii="Cambria Math" w:hAnsi="Cambria Math" w:cs="Arial"/>
              </w:rPr>
              <m:t>A</m:t>
            </m:r>
          </m:sub>
        </m:sSub>
        <m:r>
          <m:rPr>
            <m:sty m:val="p"/>
          </m:rPr>
          <w:rPr>
            <w:rFonts w:ascii="Cambria Math" w:hAnsi="Cambria Math" w:cs="Arial"/>
          </w:rPr>
          <m:t>/</m:t>
        </m:r>
        <m:sSub>
          <m:sSubPr>
            <m:ctrlPr>
              <w:rPr>
                <w:rFonts w:ascii="Cambria Math" w:hAnsi="Cambria Math" w:cs="Arial"/>
              </w:rPr>
            </m:ctrlPr>
          </m:sSubPr>
          <m:e>
            <m:r>
              <m:rPr>
                <m:nor/>
              </m:rPr>
              <w:rPr>
                <w:rFonts w:ascii="Arial" w:hAnsi="Arial" w:cs="Arial"/>
              </w:rPr>
              <m:t>Cu</m:t>
            </m:r>
          </m:e>
          <m:sub>
            <m:r>
              <w:rPr>
                <w:rFonts w:ascii="Cambria Math" w:hAnsi="Cambria Math" w:cs="Arial"/>
              </w:rPr>
              <m:t>B</m:t>
            </m:r>
          </m:sub>
        </m:sSub>
      </m:oMath>
      <w:r w:rsidRPr="00120151">
        <w:rPr>
          <w:rFonts w:ascii="Arial" w:hAnsi="Arial" w:cs="Arial"/>
        </w:rPr>
        <w:t>, [</w:t>
      </w:r>
      <w:commentRangeStart w:id="103"/>
      <w:r w:rsidRPr="00120151">
        <w:rPr>
          <w:rFonts w:ascii="Arial" w:hAnsi="Arial" w:cs="Arial"/>
        </w:rPr>
        <w:t>T2 Inferred</w:t>
      </w:r>
      <w:commentRangeEnd w:id="103"/>
      <w:r w:rsidR="00F34C23" w:rsidRPr="00120151">
        <w:rPr>
          <w:rStyle w:val="CommentReference"/>
          <w:rFonts w:ascii="Arial" w:hAnsi="Arial" w:cs="Arial"/>
          <w:sz w:val="24"/>
          <w:szCs w:val="24"/>
        </w:rPr>
        <w:commentReference w:id="103"/>
      </w:r>
      <w:r w:rsidRPr="00120151">
        <w:rPr>
          <w:rFonts w:ascii="Arial" w:hAnsi="Arial" w:cs="Arial"/>
        </w:rPr>
        <w:t xml:space="preserve">]), generating the proton-motive force driving ATP synthase [55,56]. </w:t>
      </w:r>
    </w:p>
    <w:p w14:paraId="64CD1B19" w14:textId="150A9E38" w:rsidR="002518D0" w:rsidRPr="00120151" w:rsidRDefault="00000000">
      <w:pPr>
        <w:pStyle w:val="FirstParagraph"/>
        <w:rPr>
          <w:rFonts w:ascii="Arial" w:hAnsi="Arial" w:cs="Arial"/>
        </w:rPr>
      </w:pPr>
      <w:r w:rsidRPr="00120151">
        <w:rPr>
          <w:rFonts w:ascii="Arial" w:hAnsi="Arial" w:cs="Arial"/>
        </w:rPr>
        <w:t xml:space="preserve">3. </w:t>
      </w:r>
      <w:r w:rsidRPr="00120151">
        <w:rPr>
          <w:rFonts w:ascii="Arial" w:hAnsi="Arial" w:cs="Arial"/>
          <w:b/>
          <w:bCs/>
        </w:rPr>
        <w:t>The Radical-Pair Sentinel: Aconitase:</w:t>
      </w:r>
      <w:r w:rsidRPr="00120151">
        <w:rPr>
          <w:rFonts w:ascii="Arial" w:hAnsi="Arial" w:cs="Arial"/>
        </w:rPr>
        <w:t xml:space="preserve"> Matrix aconitase carries an solvent-exposed </w:t>
      </w:r>
      <m:oMath>
        <m:r>
          <m:rPr>
            <m:sty m:val="p"/>
          </m:rPr>
          <w:rPr>
            <w:rFonts w:ascii="Cambria Math" w:hAnsi="Cambria Math" w:cs="Arial"/>
          </w:rPr>
          <m:t>[</m:t>
        </m:r>
        <m:r>
          <w:rPr>
            <w:rFonts w:ascii="Cambria Math" w:hAnsi="Cambria Math" w:cs="Arial"/>
          </w:rPr>
          <m:t>4</m:t>
        </m:r>
        <m:r>
          <m:rPr>
            <m:nor/>
          </m:rPr>
          <w:rPr>
            <w:rFonts w:ascii="Arial" w:hAnsi="Arial" w:cs="Arial"/>
          </w:rPr>
          <m:t>Fe</m:t>
        </m:r>
        <m:r>
          <m:rPr>
            <m:sty m:val="p"/>
          </m:rPr>
          <w:rPr>
            <w:rFonts w:ascii="Cambria Math" w:hAnsi="Cambria Math" w:cs="Arial"/>
          </w:rPr>
          <m:t>-</m:t>
        </m:r>
        <m:r>
          <w:rPr>
            <w:rFonts w:ascii="Cambria Math" w:hAnsi="Cambria Math" w:cs="Arial"/>
          </w:rPr>
          <m:t>4</m:t>
        </m:r>
        <m:r>
          <m:rPr>
            <m:nor/>
          </m:rPr>
          <w:rPr>
            <w:rFonts w:ascii="Arial" w:hAnsi="Arial" w:cs="Arial"/>
          </w:rPr>
          <m:t>S</m:t>
        </m:r>
        <m:r>
          <m:rPr>
            <m:sty m:val="p"/>
          </m:rPr>
          <w:rPr>
            <w:rFonts w:ascii="Cambria Math" w:hAnsi="Cambria Math" w:cs="Arial"/>
          </w:rPr>
          <m:t>]</m:t>
        </m:r>
      </m:oMath>
      <w:r w:rsidRPr="00120151">
        <w:rPr>
          <w:rFonts w:ascii="Arial" w:hAnsi="Arial" w:cs="Arial"/>
        </w:rPr>
        <w:t xml:space="preserve"> cluster ([T3 Plausible]) that is exquisitely sensitive to oxidative inactivation by superoxide (</w:t>
      </w:r>
      <m:oMath>
        <m:sSubSup>
          <m:sSubSupPr>
            <m:ctrlPr>
              <w:rPr>
                <w:rFonts w:ascii="Cambria Math" w:hAnsi="Cambria Math" w:cs="Arial"/>
              </w:rPr>
            </m:ctrlPr>
          </m:sSubSupPr>
          <m:e>
            <m:r>
              <w:rPr>
                <w:rFonts w:ascii="Cambria Math" w:hAnsi="Cambria Math" w:cs="Arial"/>
              </w:rPr>
              <m:t>O</m:t>
            </m:r>
          </m:e>
          <m:sub>
            <m:r>
              <w:rPr>
                <w:rFonts w:ascii="Cambria Math" w:hAnsi="Cambria Math" w:cs="Arial"/>
              </w:rPr>
              <m:t>2</m:t>
            </m:r>
          </m:sub>
          <m:sup>
            <m:r>
              <m:rPr>
                <m:sty m:val="p"/>
              </m:rPr>
              <w:rPr>
                <w:rFonts w:ascii="Cambria Math" w:hAnsi="Cambria Math" w:cs="Arial"/>
              </w:rPr>
              <m:t>•-</m:t>
            </m:r>
          </m:sup>
        </m:sSubSup>
      </m:oMath>
      <w:r w:rsidRPr="00120151">
        <w:rPr>
          <w:rFonts w:ascii="Arial" w:hAnsi="Arial" w:cs="Arial"/>
        </w:rPr>
        <w:t>). Inactivation of aconitase throttles TCA cycle flux, acting as an internal metabolic brake when mitochondrial ROS levels exceed physiological limits.</w:t>
      </w:r>
    </w:p>
    <w:p w14:paraId="2B958299" w14:textId="77777777" w:rsidR="002518D0" w:rsidRPr="00120151" w:rsidRDefault="00000000">
      <w:pPr>
        <w:pStyle w:val="Heading3"/>
        <w:rPr>
          <w:rFonts w:ascii="Arial" w:hAnsi="Arial" w:cs="Arial"/>
        </w:rPr>
      </w:pPr>
      <w:bookmarkStart w:id="104" w:name="X47189a6742d435d1b399e4072d9cb6d7d351068"/>
      <w:bookmarkEnd w:id="100"/>
      <w:r w:rsidRPr="00120151">
        <w:rPr>
          <w:rFonts w:ascii="Arial" w:hAnsi="Arial" w:cs="Arial"/>
        </w:rPr>
        <w:t>3.2 The Evidentiary Hierarchy &amp; Biophysical Timescales</w:t>
      </w:r>
    </w:p>
    <w:p w14:paraId="218E551B" w14:textId="77777777" w:rsidR="00120151" w:rsidRDefault="00000000">
      <w:pPr>
        <w:pStyle w:val="FirstParagraph"/>
        <w:rPr>
          <w:rFonts w:ascii="Arial" w:hAnsi="Arial" w:cs="Arial"/>
        </w:rPr>
      </w:pPr>
      <w:r w:rsidRPr="00120151">
        <w:rPr>
          <w:rFonts w:ascii="Arial" w:hAnsi="Arial" w:cs="Arial"/>
        </w:rPr>
        <w:t>The Quantum Biology Atlas enforces a strict separation between chemical identity (</w:t>
      </w:r>
      <w:commentRangeStart w:id="105"/>
      <w:r w:rsidRPr="00120151">
        <w:rPr>
          <w:rStyle w:val="VerbatimChar"/>
          <w:rFonts w:ascii="Arial" w:hAnsi="Arial" w:cs="Arial"/>
        </w:rPr>
        <w:t>quantum_class</w:t>
      </w:r>
      <w:commentRangeEnd w:id="105"/>
      <w:r w:rsidR="00F34C23" w:rsidRPr="00120151">
        <w:rPr>
          <w:rStyle w:val="CommentReference"/>
          <w:rFonts w:ascii="Arial" w:hAnsi="Arial" w:cs="Arial"/>
          <w:sz w:val="24"/>
          <w:szCs w:val="24"/>
        </w:rPr>
        <w:commentReference w:id="105"/>
      </w:r>
      <w:r w:rsidRPr="00120151">
        <w:rPr>
          <w:rFonts w:ascii="Arial" w:hAnsi="Arial" w:cs="Arial"/>
        </w:rPr>
        <w:t>) and experimental verification (</w:t>
      </w:r>
      <w:commentRangeStart w:id="106"/>
      <w:r w:rsidRPr="00120151">
        <w:rPr>
          <w:rStyle w:val="VerbatimChar"/>
          <w:rFonts w:ascii="Arial" w:hAnsi="Arial" w:cs="Arial"/>
        </w:rPr>
        <w:t>evidence_tier</w:t>
      </w:r>
      <w:commentRangeEnd w:id="106"/>
      <w:r w:rsidR="00F34C23" w:rsidRPr="00120151">
        <w:rPr>
          <w:rStyle w:val="CommentReference"/>
          <w:rFonts w:ascii="Arial" w:hAnsi="Arial" w:cs="Arial"/>
          <w:sz w:val="24"/>
          <w:szCs w:val="24"/>
        </w:rPr>
        <w:commentReference w:id="106"/>
      </w:r>
      <w:r w:rsidRPr="00120151">
        <w:rPr>
          <w:rFonts w:ascii="Arial" w:hAnsi="Arial" w:cs="Arial"/>
        </w:rPr>
        <w:t xml:space="preserve">) [55] (Figure 3b): </w:t>
      </w:r>
    </w:p>
    <w:p w14:paraId="54A75C6F" w14:textId="77777777" w:rsidR="00120151" w:rsidRDefault="00000000">
      <w:pPr>
        <w:pStyle w:val="FirstParagraph"/>
        <w:rPr>
          <w:rFonts w:ascii="Arial" w:hAnsi="Arial" w:cs="Arial"/>
        </w:rPr>
      </w:pPr>
      <w:r w:rsidRPr="00120151">
        <w:rPr>
          <w:rFonts w:ascii="Arial" w:hAnsi="Arial" w:cs="Arial"/>
          <w:b/>
          <w:bCs/>
        </w:rPr>
        <w:t>Tier 1 (Demonstrated Field Effect, Solid Black Border):</w:t>
      </w:r>
      <w:r w:rsidRPr="00120151">
        <w:rPr>
          <w:rFonts w:ascii="Arial" w:hAnsi="Arial" w:cs="Arial"/>
        </w:rPr>
        <w:t xml:space="preserve"> The applied magnetic field has been directly measured to alter the biomolecule’s spin state or kinetics in vitro with a resolved DOI. Currently, </w:t>
      </w:r>
      <w:r w:rsidRPr="00120151">
        <w:rPr>
          <w:rFonts w:ascii="Arial" w:hAnsi="Arial" w:cs="Arial"/>
          <w:b/>
          <w:bCs/>
        </w:rPr>
        <w:t>cryptochrome (CRY1/CRY2)</w:t>
      </w:r>
      <w:r w:rsidRPr="00120151">
        <w:rPr>
          <w:rFonts w:ascii="Arial" w:hAnsi="Arial" w:cs="Arial"/>
        </w:rPr>
        <w:t xml:space="preserve"> is the sole plant sensor satisfying Tier 1 criteria. Photoexcitation of oxidized flavin (FAD) induces ultrafast electron transfer along a conserved triad of tryptophan residues (terminating at Trp377 in </w:t>
      </w:r>
      <w:r w:rsidRPr="00120151">
        <w:rPr>
          <w:rFonts w:ascii="Arial" w:hAnsi="Arial" w:cs="Arial"/>
          <w:i/>
          <w:iCs/>
        </w:rPr>
        <w:t>Arabidopsis</w:t>
      </w:r>
      <w:r w:rsidRPr="00120151">
        <w:rPr>
          <w:rFonts w:ascii="Arial" w:hAnsi="Arial" w:cs="Arial"/>
        </w:rPr>
        <w:t xml:space="preserve">), generating the spin-correlated radical pair </w:t>
      </w:r>
      <m:oMath>
        <m:r>
          <m:rPr>
            <m:sty m:val="p"/>
          </m:rPr>
          <w:rPr>
            <w:rFonts w:ascii="Cambria Math" w:hAnsi="Cambria Math" w:cs="Arial"/>
          </w:rPr>
          <m:t>[</m:t>
        </m:r>
        <m:sSup>
          <m:sSupPr>
            <m:ctrlPr>
              <w:rPr>
                <w:rFonts w:ascii="Cambria Math" w:hAnsi="Cambria Math" w:cs="Arial"/>
              </w:rPr>
            </m:ctrlPr>
          </m:sSupPr>
          <m:e>
            <m:r>
              <m:rPr>
                <m:nor/>
              </m:rPr>
              <w:rPr>
                <w:rFonts w:ascii="Arial" w:hAnsi="Arial" w:cs="Arial"/>
              </w:rPr>
              <m:t>FAD</m:t>
            </m:r>
          </m:e>
          <m:sup>
            <m:r>
              <m:rPr>
                <m:sty m:val="p"/>
              </m:rPr>
              <w:rPr>
                <w:rFonts w:ascii="Cambria Math" w:hAnsi="Cambria Math" w:cs="Arial"/>
              </w:rPr>
              <m:t>•-</m:t>
            </m:r>
          </m:sup>
        </m:sSup>
        <m:r>
          <m:rPr>
            <m:sty m:val="p"/>
          </m:rPr>
          <w:rPr>
            <w:rFonts w:ascii="Cambria Math" w:hAnsi="Cambria Math" w:cs="Arial"/>
          </w:rPr>
          <m:t>⋯</m:t>
        </m:r>
        <m:sSup>
          <m:sSupPr>
            <m:ctrlPr>
              <w:rPr>
                <w:rFonts w:ascii="Cambria Math" w:hAnsi="Cambria Math" w:cs="Arial"/>
              </w:rPr>
            </m:ctrlPr>
          </m:sSupPr>
          <m:e>
            <m:r>
              <m:rPr>
                <m:nor/>
              </m:rPr>
              <w:rPr>
                <w:rFonts w:ascii="Arial" w:hAnsi="Arial" w:cs="Arial"/>
              </w:rPr>
              <m:t>TrpH</m:t>
            </m:r>
          </m:e>
          <m:sup>
            <m:r>
              <m:rPr>
                <m:sty m:val="p"/>
              </m:rPr>
              <w:rPr>
                <w:rFonts w:ascii="Cambria Math" w:hAnsi="Cambria Math" w:cs="Arial"/>
              </w:rPr>
              <m:t>•+</m:t>
            </m:r>
          </m:sup>
        </m:sSup>
        <m:r>
          <m:rPr>
            <m:sty m:val="p"/>
          </m:rPr>
          <w:rPr>
            <w:rFonts w:ascii="Cambria Math" w:hAnsi="Cambria Math" w:cs="Arial"/>
          </w:rPr>
          <m:t>]</m:t>
        </m:r>
      </m:oMath>
      <w:r w:rsidRPr="00120151">
        <w:rPr>
          <w:rFonts w:ascii="Arial" w:hAnsi="Arial" w:cs="Arial"/>
        </w:rPr>
        <w:t xml:space="preserve"> [49,57,58]. Singlet-triplet interconversion (</w:t>
      </w:r>
      <m:oMath>
        <m:r>
          <w:rPr>
            <w:rFonts w:ascii="Cambria Math" w:hAnsi="Cambria Math" w:cs="Arial"/>
          </w:rPr>
          <m:t>S</m:t>
        </m:r>
        <m:r>
          <m:rPr>
            <m:sty m:val="p"/>
          </m:rPr>
          <w:rPr>
            <w:rFonts w:ascii="Cambria Math" w:hAnsi="Cambria Math" w:cs="Arial"/>
          </w:rPr>
          <m:t>↔</m:t>
        </m:r>
        <m:r>
          <w:rPr>
            <w:rFonts w:ascii="Cambria Math" w:hAnsi="Cambria Math" w:cs="Arial"/>
          </w:rPr>
          <m:t>T</m:t>
        </m:r>
      </m:oMath>
      <w:r w:rsidRPr="00120151">
        <w:rPr>
          <w:rFonts w:ascii="Arial" w:hAnsi="Arial" w:cs="Arial"/>
        </w:rPr>
        <w:t>) is modulated by external magnetic fields that compete with internal nuclear hyperfine couplings. The radical-pair spin coherence lifetime (</w:t>
      </w:r>
      <m:oMath>
        <m:sSub>
          <m:sSubPr>
            <m:ctrlPr>
              <w:rPr>
                <w:rFonts w:ascii="Cambria Math" w:hAnsi="Cambria Math" w:cs="Arial"/>
              </w:rPr>
            </m:ctrlPr>
          </m:sSubPr>
          <m:e>
            <m:r>
              <w:rPr>
                <w:rFonts w:ascii="Cambria Math" w:hAnsi="Cambria Math" w:cs="Arial"/>
              </w:rPr>
              <m:t>τ</m:t>
            </m:r>
          </m:e>
          <m:sub>
            <m:r>
              <m:rPr>
                <m:nor/>
              </m:rPr>
              <w:rPr>
                <w:rFonts w:ascii="Arial" w:hAnsi="Arial" w:cs="Arial"/>
              </w:rPr>
              <m:t>coh</m:t>
            </m:r>
          </m:sub>
        </m:sSub>
        <m:r>
          <m:rPr>
            <m:sty m:val="p"/>
          </m:rPr>
          <w:rPr>
            <w:rFonts w:ascii="Cambria Math" w:hAnsi="Cambria Math" w:cs="Arial"/>
          </w:rPr>
          <m:t>∼</m:t>
        </m:r>
        <m:r>
          <w:rPr>
            <w:rFonts w:ascii="Cambria Math" w:hAnsi="Cambria Math" w:cs="Arial"/>
          </w:rPr>
          <m:t>1 μ</m:t>
        </m:r>
        <m:r>
          <m:rPr>
            <m:nor/>
          </m:rPr>
          <w:rPr>
            <w:rFonts w:ascii="Arial" w:hAnsi="Arial" w:cs="Arial"/>
          </w:rPr>
          <m:t>s</m:t>
        </m:r>
      </m:oMath>
      <w:r w:rsidRPr="00120151">
        <w:rPr>
          <w:rFonts w:ascii="Arial" w:hAnsi="Arial" w:cs="Arial"/>
        </w:rPr>
        <w:t>) closely matches the Larmor precession frequency in Earth’s GMF (</w:t>
      </w:r>
      <m:oMath>
        <m:sSub>
          <m:sSubPr>
            <m:ctrlPr>
              <w:rPr>
                <w:rFonts w:ascii="Cambria Math" w:hAnsi="Cambria Math" w:cs="Arial"/>
              </w:rPr>
            </m:ctrlPr>
          </m:sSubPr>
          <m:e>
            <m:r>
              <w:rPr>
                <w:rFonts w:ascii="Cambria Math" w:hAnsi="Cambria Math" w:cs="Arial"/>
              </w:rPr>
              <m:t>ν</m:t>
            </m:r>
          </m:e>
          <m:sub>
            <m:r>
              <w:rPr>
                <w:rFonts w:ascii="Cambria Math" w:hAnsi="Cambria Math" w:cs="Arial"/>
              </w:rPr>
              <m:t>L</m:t>
            </m:r>
          </m:sub>
        </m:sSub>
        <m:r>
          <m:rPr>
            <m:sty m:val="p"/>
          </m:rPr>
          <w:rPr>
            <w:rFonts w:ascii="Cambria Math" w:hAnsi="Cambria Math" w:cs="Arial"/>
          </w:rPr>
          <m:t>≈</m:t>
        </m:r>
        <m:r>
          <w:rPr>
            <w:rFonts w:ascii="Cambria Math" w:hAnsi="Cambria Math" w:cs="Arial"/>
          </w:rPr>
          <m:t>1.4</m:t>
        </m:r>
        <m:r>
          <m:rPr>
            <m:nor/>
          </m:rPr>
          <w:rPr>
            <w:rFonts w:ascii="Arial" w:hAnsi="Arial" w:cs="Arial"/>
          </w:rPr>
          <m:t xml:space="preserve"> MHz</m:t>
        </m:r>
      </m:oMath>
      <w:r w:rsidRPr="00120151">
        <w:rPr>
          <w:rFonts w:ascii="Arial" w:hAnsi="Arial" w:cs="Arial"/>
        </w:rPr>
        <w:t xml:space="preserve"> at </w:t>
      </w:r>
      <m:oMath>
        <m:r>
          <w:rPr>
            <w:rFonts w:ascii="Cambria Math" w:hAnsi="Cambria Math" w:cs="Arial"/>
          </w:rPr>
          <m:t>50 μ</m:t>
        </m:r>
        <m:r>
          <m:rPr>
            <m:nor/>
          </m:rPr>
          <w:rPr>
            <w:rFonts w:ascii="Arial" w:hAnsi="Arial" w:cs="Arial"/>
          </w:rPr>
          <m:t>T</m:t>
        </m:r>
      </m:oMath>
      <w:r w:rsidRPr="00120151">
        <w:rPr>
          <w:rFonts w:ascii="Arial" w:hAnsi="Arial" w:cs="Arial"/>
        </w:rPr>
        <w:t xml:space="preserve">, </w:t>
      </w:r>
      <m:oMath>
        <m:sSub>
          <m:sSubPr>
            <m:ctrlPr>
              <w:rPr>
                <w:rFonts w:ascii="Cambria Math" w:hAnsi="Cambria Math" w:cs="Arial"/>
              </w:rPr>
            </m:ctrlPr>
          </m:sSubPr>
          <m:e>
            <m:r>
              <w:rPr>
                <w:rFonts w:ascii="Cambria Math" w:hAnsi="Cambria Math" w:cs="Arial"/>
              </w:rPr>
              <m:t>τ</m:t>
            </m:r>
          </m:e>
          <m:sub>
            <m:r>
              <w:rPr>
                <w:rFonts w:ascii="Cambria Math" w:hAnsi="Cambria Math" w:cs="Arial"/>
              </w:rPr>
              <m:t>L</m:t>
            </m:r>
          </m:sub>
        </m:sSub>
        <m:r>
          <m:rPr>
            <m:sty m:val="p"/>
          </m:rPr>
          <w:rPr>
            <w:rFonts w:ascii="Cambria Math" w:hAnsi="Cambria Math" w:cs="Arial"/>
          </w:rPr>
          <m:t>≈</m:t>
        </m:r>
        <m:r>
          <w:rPr>
            <w:rFonts w:ascii="Cambria Math" w:hAnsi="Cambria Math" w:cs="Arial"/>
          </w:rPr>
          <m:t>714</m:t>
        </m:r>
        <m:r>
          <m:rPr>
            <m:nor/>
          </m:rPr>
          <w:rPr>
            <w:rFonts w:ascii="Arial" w:hAnsi="Arial" w:cs="Arial"/>
          </w:rPr>
          <m:t xml:space="preserve"> ns</m:t>
        </m:r>
      </m:oMath>
      <w:r w:rsidRPr="00120151">
        <w:rPr>
          <w:rFonts w:ascii="Arial" w:hAnsi="Arial" w:cs="Arial"/>
        </w:rPr>
        <w:t>). In lunar NNMF (</w:t>
      </w:r>
      <m:oMath>
        <m:r>
          <m:rPr>
            <m:sty m:val="p"/>
          </m:rPr>
          <w:rPr>
            <w:rFonts w:ascii="Cambria Math" w:hAnsi="Cambria Math" w:cs="Arial"/>
          </w:rPr>
          <m:t>&lt;</m:t>
        </m:r>
        <m:r>
          <w:rPr>
            <w:rFonts w:ascii="Cambria Math" w:hAnsi="Cambria Math" w:cs="Arial"/>
          </w:rPr>
          <m:t>1</m:t>
        </m:r>
        <m:r>
          <m:rPr>
            <m:nor/>
          </m:rPr>
          <w:rPr>
            <w:rFonts w:ascii="Arial" w:hAnsi="Arial" w:cs="Arial"/>
          </w:rPr>
          <m:t xml:space="preserve"> nT</m:t>
        </m:r>
      </m:oMath>
      <w:r w:rsidRPr="00120151">
        <w:rPr>
          <w:rFonts w:ascii="Arial" w:hAnsi="Arial" w:cs="Arial"/>
        </w:rPr>
        <w:t xml:space="preserve">), </w:t>
      </w:r>
      <m:oMath>
        <m:sSub>
          <m:sSubPr>
            <m:ctrlPr>
              <w:rPr>
                <w:rFonts w:ascii="Cambria Math" w:hAnsi="Cambria Math" w:cs="Arial"/>
              </w:rPr>
            </m:ctrlPr>
          </m:sSubPr>
          <m:e>
            <m:r>
              <w:rPr>
                <w:rFonts w:ascii="Cambria Math" w:hAnsi="Cambria Math" w:cs="Arial"/>
              </w:rPr>
              <m:t>ν</m:t>
            </m:r>
          </m:e>
          <m:sub>
            <m:r>
              <w:rPr>
                <w:rFonts w:ascii="Cambria Math" w:hAnsi="Cambria Math" w:cs="Arial"/>
              </w:rPr>
              <m:t>L</m:t>
            </m:r>
          </m:sub>
        </m:sSub>
        <m:r>
          <m:rPr>
            <m:sty m:val="p"/>
          </m:rPr>
          <w:rPr>
            <w:rFonts w:ascii="Cambria Math" w:hAnsi="Cambria Math" w:cs="Arial"/>
          </w:rPr>
          <m:t>&lt;</m:t>
        </m:r>
        <m:r>
          <w:rPr>
            <w:rFonts w:ascii="Cambria Math" w:hAnsi="Cambria Math" w:cs="Arial"/>
          </w:rPr>
          <m:t>8</m:t>
        </m:r>
        <m:r>
          <m:rPr>
            <m:nor/>
          </m:rPr>
          <w:rPr>
            <w:rFonts w:ascii="Arial" w:hAnsi="Arial" w:cs="Arial"/>
          </w:rPr>
          <m:t xml:space="preserve"> kHz</m:t>
        </m:r>
      </m:oMath>
      <w:r w:rsidRPr="00120151">
        <w:rPr>
          <w:rFonts w:ascii="Arial" w:hAnsi="Arial" w:cs="Arial"/>
        </w:rPr>
        <w:t xml:space="preserve"> (</w:t>
      </w:r>
      <m:oMath>
        <m:sSub>
          <m:sSubPr>
            <m:ctrlPr>
              <w:rPr>
                <w:rFonts w:ascii="Cambria Math" w:hAnsi="Cambria Math" w:cs="Arial"/>
              </w:rPr>
            </m:ctrlPr>
          </m:sSubPr>
          <m:e>
            <m:r>
              <w:rPr>
                <w:rFonts w:ascii="Cambria Math" w:hAnsi="Cambria Math" w:cs="Arial"/>
              </w:rPr>
              <m:t>τ</m:t>
            </m:r>
          </m:e>
          <m:sub>
            <m:r>
              <w:rPr>
                <w:rFonts w:ascii="Cambria Math" w:hAnsi="Cambria Math" w:cs="Arial"/>
              </w:rPr>
              <m:t>L</m:t>
            </m:r>
          </m:sub>
        </m:sSub>
        <m:r>
          <m:rPr>
            <m:sty m:val="p"/>
          </m:rPr>
          <w:rPr>
            <w:rFonts w:ascii="Cambria Math" w:hAnsi="Cambria Math" w:cs="Arial"/>
          </w:rPr>
          <m:t>&gt;</m:t>
        </m:r>
        <m:r>
          <w:rPr>
            <w:rFonts w:ascii="Cambria Math" w:hAnsi="Cambria Math" w:cs="Arial"/>
          </w:rPr>
          <m:t>125 μ</m:t>
        </m:r>
        <m:r>
          <m:rPr>
            <m:nor/>
          </m:rPr>
          <w:rPr>
            <w:rFonts w:ascii="Arial" w:hAnsi="Arial" w:cs="Arial"/>
          </w:rPr>
          <m:t>s</m:t>
        </m:r>
      </m:oMath>
      <w:r w:rsidRPr="00120151">
        <w:rPr>
          <w:rFonts w:ascii="Arial" w:hAnsi="Arial" w:cs="Arial"/>
        </w:rPr>
        <w:t>), completely decoupling external Zeeman mixing and locking the radical pair into an altered spin-state recombination ratio [49,50].</w:t>
      </w:r>
    </w:p>
    <w:p w14:paraId="3AC4FB18" w14:textId="77777777" w:rsidR="00120151" w:rsidRDefault="00000000">
      <w:pPr>
        <w:pStyle w:val="FirstParagraph"/>
        <w:rPr>
          <w:rFonts w:ascii="Arial" w:hAnsi="Arial" w:cs="Arial"/>
        </w:rPr>
      </w:pPr>
      <w:r w:rsidRPr="00120151">
        <w:rPr>
          <w:rFonts w:ascii="Arial" w:hAnsi="Arial" w:cs="Arial"/>
          <w:b/>
          <w:bCs/>
        </w:rPr>
        <w:lastRenderedPageBreak/>
        <w:t>Tier 2 (Inferred from Complex/Process, Solid Blue Border):</w:t>
      </w:r>
      <w:r w:rsidRPr="00120151">
        <w:rPr>
          <w:rFonts w:ascii="Arial" w:hAnsi="Arial" w:cs="Arial"/>
        </w:rPr>
        <w:t xml:space="preserve"> Field effects have been robustly demonstrated for the containing physiological complex or organellar pathway, but direct spin-state dynamics in the isolated biomolecule remain unmeasured. Examples include: (1) Chloroplast maximum quantum yield (</w:t>
      </w:r>
      <m:oMath>
        <m:sSub>
          <m:sSubPr>
            <m:ctrlPr>
              <w:rPr>
                <w:rFonts w:ascii="Cambria Math" w:hAnsi="Cambria Math" w:cs="Arial"/>
              </w:rPr>
            </m:ctrlPr>
          </m:sSubPr>
          <m:e>
            <m:r>
              <w:rPr>
                <w:rFonts w:ascii="Cambria Math" w:hAnsi="Cambria Math" w:cs="Arial"/>
              </w:rPr>
              <m:t>F</m:t>
            </m:r>
          </m:e>
          <m:sub>
            <m:r>
              <w:rPr>
                <w:rFonts w:ascii="Cambria Math" w:hAnsi="Cambria Math" w:cs="Arial"/>
              </w:rPr>
              <m:t>v</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m</m:t>
            </m:r>
          </m:sub>
        </m:sSub>
      </m:oMath>
      <w:r w:rsidRPr="00120151">
        <w:rPr>
          <w:rFonts w:ascii="Arial" w:hAnsi="Arial" w:cs="Arial"/>
        </w:rPr>
        <w:t>) and non-photochemical quenching (NPQ) [31,59]; (2) Mitochondrial Alternative Oxidase (AOX) respiratory buffering [55,60]; and (3) Ferritin (</w:t>
      </w:r>
      <w:r w:rsidRPr="00120151">
        <w:rPr>
          <w:rFonts w:ascii="Arial" w:hAnsi="Arial" w:cs="Arial"/>
          <w:i/>
          <w:iCs/>
        </w:rPr>
        <w:t>AtFer1–4</w:t>
      </w:r>
      <w:r w:rsidRPr="00120151">
        <w:rPr>
          <w:rFonts w:ascii="Arial" w:hAnsi="Arial" w:cs="Arial"/>
        </w:rPr>
        <w:t>) iron sequestration [53,54].</w:t>
      </w:r>
    </w:p>
    <w:p w14:paraId="266ACCA9" w14:textId="77777777" w:rsidR="00120151" w:rsidRDefault="00000000">
      <w:pPr>
        <w:pStyle w:val="FirstParagraph"/>
        <w:rPr>
          <w:rFonts w:ascii="Arial" w:hAnsi="Arial" w:cs="Arial"/>
        </w:rPr>
      </w:pPr>
      <w:r w:rsidRPr="00120151">
        <w:rPr>
          <w:rFonts w:ascii="Arial" w:hAnsi="Arial" w:cs="Arial"/>
          <w:b/>
          <w:bCs/>
        </w:rPr>
        <w:t>Tier 3 (Plausible Physical Route, Dashed Vermillion Border):</w:t>
      </w:r>
      <w:r w:rsidRPr="00120151">
        <w:rPr>
          <w:rFonts w:ascii="Arial" w:hAnsi="Arial" w:cs="Arial"/>
        </w:rPr>
        <w:t xml:space="preserve"> A theoretical spin-chemical or radical-pair route exists, but field sensitivity has never been experimentally demonstrated in intact plants. A prime example is the mitochondrial Complex III </w:t>
      </w:r>
      <m:oMath>
        <m:sSub>
          <m:sSubPr>
            <m:ctrlPr>
              <w:rPr>
                <w:rFonts w:ascii="Cambria Math" w:hAnsi="Cambria Math" w:cs="Arial"/>
              </w:rPr>
            </m:ctrlPr>
          </m:sSubPr>
          <m:e>
            <m:r>
              <w:rPr>
                <w:rFonts w:ascii="Cambria Math" w:hAnsi="Cambria Math" w:cs="Arial"/>
              </w:rPr>
              <m:t>Q</m:t>
            </m:r>
          </m:e>
          <m:sub>
            <m:r>
              <w:rPr>
                <w:rFonts w:ascii="Cambria Math" w:hAnsi="Cambria Math" w:cs="Arial"/>
              </w:rPr>
              <m:t>o</m:t>
            </m:r>
          </m:sub>
        </m:sSub>
      </m:oMath>
      <w:r w:rsidRPr="00120151">
        <w:rPr>
          <w:rFonts w:ascii="Arial" w:hAnsi="Arial" w:cs="Arial"/>
        </w:rPr>
        <w:t xml:space="preserve"> site semiquinone-Rieske </w:t>
      </w:r>
      <m:oMath>
        <m:r>
          <m:rPr>
            <m:sty m:val="p"/>
          </m:rPr>
          <w:rPr>
            <w:rFonts w:ascii="Cambria Math" w:hAnsi="Cambria Math" w:cs="Arial"/>
          </w:rPr>
          <m:t>[</m:t>
        </m:r>
        <m:r>
          <w:rPr>
            <w:rFonts w:ascii="Cambria Math" w:hAnsi="Cambria Math" w:cs="Arial"/>
          </w:rPr>
          <m:t>2</m:t>
        </m:r>
        <m:r>
          <m:rPr>
            <m:nor/>
          </m:rPr>
          <w:rPr>
            <w:rFonts w:ascii="Arial" w:hAnsi="Arial" w:cs="Arial"/>
          </w:rPr>
          <m:t>Fe</m:t>
        </m:r>
        <m:r>
          <m:rPr>
            <m:sty m:val="p"/>
          </m:rPr>
          <w:rPr>
            <w:rFonts w:ascii="Cambria Math" w:hAnsi="Cambria Math" w:cs="Arial"/>
          </w:rPr>
          <m:t>-</m:t>
        </m:r>
        <m:r>
          <w:rPr>
            <w:rFonts w:ascii="Cambria Math" w:hAnsi="Cambria Math" w:cs="Arial"/>
          </w:rPr>
          <m:t>2</m:t>
        </m:r>
        <m:r>
          <m:rPr>
            <m:nor/>
          </m:rPr>
          <w:rPr>
            <w:rFonts w:ascii="Arial" w:hAnsi="Arial" w:cs="Arial"/>
          </w:rPr>
          <m:t>S</m:t>
        </m:r>
        <m:r>
          <m:rPr>
            <m:sty m:val="p"/>
          </m:rPr>
          <w:rPr>
            <w:rFonts w:ascii="Cambria Math" w:hAnsi="Cambria Math" w:cs="Arial"/>
          </w:rPr>
          <m:t>]</m:t>
        </m:r>
      </m:oMath>
      <w:r w:rsidRPr="00120151">
        <w:rPr>
          <w:rFonts w:ascii="Arial" w:hAnsi="Arial" w:cs="Arial"/>
        </w:rPr>
        <w:t xml:space="preserve"> radical pair [55,61].</w:t>
      </w:r>
    </w:p>
    <w:p w14:paraId="21BFEC5E" w14:textId="0D938E84" w:rsidR="002518D0" w:rsidRPr="00120151" w:rsidRDefault="00000000">
      <w:pPr>
        <w:pStyle w:val="FirstParagraph"/>
        <w:rPr>
          <w:rFonts w:ascii="Arial" w:hAnsi="Arial" w:cs="Arial"/>
        </w:rPr>
      </w:pPr>
      <w:r w:rsidRPr="00120151">
        <w:rPr>
          <w:rFonts w:ascii="Arial" w:hAnsi="Arial" w:cs="Arial"/>
          <w:b/>
          <w:bCs/>
        </w:rPr>
        <w:t>Tier 4 (Contextual Scaffold, Hairline Grey Border):</w:t>
      </w:r>
      <w:r w:rsidRPr="00120151">
        <w:rPr>
          <w:rFonts w:ascii="Arial" w:hAnsi="Arial" w:cs="Arial"/>
        </w:rPr>
        <w:t xml:space="preserve"> Structural proteins and metabolic enzymes that lack direct quantum magnetosensitivity but form the requisite physical scaffold for electron transfer.</w:t>
      </w:r>
    </w:p>
    <w:p w14:paraId="5ADBA23F" w14:textId="77777777" w:rsidR="002518D0" w:rsidRPr="00120151" w:rsidRDefault="00000000">
      <w:pPr>
        <w:pStyle w:val="Heading3"/>
        <w:rPr>
          <w:rFonts w:ascii="Arial" w:hAnsi="Arial" w:cs="Arial"/>
        </w:rPr>
      </w:pPr>
      <w:bookmarkStart w:id="107" w:name="X23607cf7f83ac68f3fa7e48facb8451bd879e21"/>
      <w:bookmarkEnd w:id="104"/>
      <w:r w:rsidRPr="00120151">
        <w:rPr>
          <w:rFonts w:ascii="Arial" w:hAnsi="Arial" w:cs="Arial"/>
        </w:rPr>
        <w:t xml:space="preserve">3.3 </w:t>
      </w:r>
      <w:commentRangeStart w:id="108"/>
      <w:r w:rsidRPr="00120151">
        <w:rPr>
          <w:rFonts w:ascii="Arial" w:hAnsi="Arial" w:cs="Arial"/>
        </w:rPr>
        <w:t>Refutation of Unphysical Biophysical Hypotheses</w:t>
      </w:r>
      <w:commentRangeEnd w:id="108"/>
      <w:r w:rsidR="00F34C23" w:rsidRPr="00120151">
        <w:rPr>
          <w:rStyle w:val="CommentReference"/>
          <w:rFonts w:ascii="Arial" w:hAnsi="Arial" w:cs="Arial"/>
          <w:sz w:val="28"/>
          <w:szCs w:val="28"/>
        </w:rPr>
        <w:commentReference w:id="108"/>
      </w:r>
    </w:p>
    <w:p w14:paraId="08114CD1" w14:textId="77777777" w:rsidR="00120151" w:rsidRDefault="00000000">
      <w:pPr>
        <w:pStyle w:val="FirstParagraph"/>
        <w:rPr>
          <w:rFonts w:ascii="Arial" w:hAnsi="Arial" w:cs="Arial"/>
        </w:rPr>
      </w:pPr>
      <w:r w:rsidRPr="00120151">
        <w:rPr>
          <w:rFonts w:ascii="Arial" w:hAnsi="Arial" w:cs="Arial"/>
        </w:rPr>
        <w:t xml:space="preserve">A critical contribution of the biophysical timescale framework is the rigorous elimination of </w:t>
      </w:r>
      <w:commentRangeStart w:id="109"/>
      <w:r w:rsidRPr="00120151">
        <w:rPr>
          <w:rFonts w:ascii="Arial" w:hAnsi="Arial" w:cs="Arial"/>
        </w:rPr>
        <w:t xml:space="preserve">unphysical magnetobiological </w:t>
      </w:r>
      <w:commentRangeEnd w:id="109"/>
      <w:r w:rsidR="003F294E" w:rsidRPr="00120151">
        <w:rPr>
          <w:rStyle w:val="CommentReference"/>
          <w:rFonts w:ascii="Arial" w:hAnsi="Arial" w:cs="Arial"/>
          <w:sz w:val="24"/>
          <w:szCs w:val="24"/>
        </w:rPr>
        <w:commentReference w:id="109"/>
      </w:r>
      <w:r w:rsidRPr="00120151">
        <w:rPr>
          <w:rFonts w:ascii="Arial" w:hAnsi="Arial" w:cs="Arial"/>
        </w:rPr>
        <w:t>claims:</w:t>
      </w:r>
      <w:r w:rsidR="00120151">
        <w:rPr>
          <w:rFonts w:ascii="Arial" w:hAnsi="Arial" w:cs="Arial"/>
        </w:rPr>
        <w:br/>
      </w:r>
      <w:r w:rsidRPr="00120151">
        <w:rPr>
          <w:rFonts w:ascii="Arial" w:hAnsi="Arial" w:cs="Arial"/>
        </w:rPr>
        <w:t xml:space="preserve">1. </w:t>
      </w:r>
      <w:r w:rsidRPr="00120151">
        <w:rPr>
          <w:rFonts w:ascii="Arial" w:hAnsi="Arial" w:cs="Arial"/>
          <w:b/>
          <w:bCs/>
        </w:rPr>
        <w:t>Primary Photosystem II Charge Separation:</w:t>
      </w:r>
      <w:r w:rsidRPr="00120151">
        <w:rPr>
          <w:rFonts w:ascii="Arial" w:hAnsi="Arial" w:cs="Arial"/>
        </w:rPr>
        <w:t xml:space="preserve"> Primary charge separation between P680 and pheophytin in open, active PSII reaction centers occurs in </w:t>
      </w:r>
      <m:oMath>
        <m:r>
          <m:rPr>
            <m:sty m:val="p"/>
          </m:rPr>
          <w:rPr>
            <w:rFonts w:ascii="Cambria Math" w:hAnsi="Cambria Math" w:cs="Arial"/>
          </w:rPr>
          <m:t>∼</m:t>
        </m:r>
        <m:r>
          <w:rPr>
            <w:rFonts w:ascii="Cambria Math" w:hAnsi="Cambria Math" w:cs="Arial"/>
          </w:rPr>
          <m:t>200</m:t>
        </m:r>
        <m:r>
          <m:rPr>
            <m:nor/>
          </m:rPr>
          <w:rPr>
            <w:rFonts w:ascii="Arial" w:hAnsi="Arial" w:cs="Arial"/>
          </w:rPr>
          <m:t xml:space="preserve"> picoseconds</m:t>
        </m:r>
      </m:oMath>
      <w:r w:rsidRPr="00120151">
        <w:rPr>
          <w:rFonts w:ascii="Arial" w:hAnsi="Arial" w:cs="Arial"/>
        </w:rPr>
        <w:t xml:space="preserve"> [62]. Because this timescale is six orders of magnitude (</w:t>
      </w:r>
      <m:oMath>
        <m:sSup>
          <m:sSupPr>
            <m:ctrlPr>
              <w:rPr>
                <w:rFonts w:ascii="Cambria Math" w:hAnsi="Cambria Math" w:cs="Arial"/>
              </w:rPr>
            </m:ctrlPr>
          </m:sSupPr>
          <m:e>
            <m:r>
              <w:rPr>
                <w:rFonts w:ascii="Cambria Math" w:hAnsi="Cambria Math" w:cs="Arial"/>
              </w:rPr>
              <m:t>10</m:t>
            </m:r>
          </m:e>
          <m:sup>
            <m:r>
              <w:rPr>
                <w:rFonts w:ascii="Cambria Math" w:hAnsi="Cambria Math" w:cs="Arial"/>
              </w:rPr>
              <m:t>6</m:t>
            </m:r>
          </m:sup>
        </m:sSup>
        <m:r>
          <m:rPr>
            <m:sty m:val="p"/>
          </m:rPr>
          <w:rPr>
            <w:rFonts w:ascii="Cambria Math" w:hAnsi="Cambria Math" w:cs="Arial"/>
          </w:rPr>
          <m:t>×</m:t>
        </m:r>
      </m:oMath>
      <w:r w:rsidRPr="00120151">
        <w:rPr>
          <w:rFonts w:ascii="Arial" w:hAnsi="Arial" w:cs="Arial"/>
        </w:rPr>
        <w:t>) faster than microtesla Zeeman precession (</w:t>
      </w:r>
      <m:oMath>
        <m:sSub>
          <m:sSubPr>
            <m:ctrlPr>
              <w:rPr>
                <w:rFonts w:ascii="Cambria Math" w:hAnsi="Cambria Math" w:cs="Arial"/>
              </w:rPr>
            </m:ctrlPr>
          </m:sSubPr>
          <m:e>
            <m:r>
              <w:rPr>
                <w:rFonts w:ascii="Cambria Math" w:hAnsi="Cambria Math" w:cs="Arial"/>
              </w:rPr>
              <m:t>τ</m:t>
            </m:r>
          </m:e>
          <m:sub>
            <m:r>
              <w:rPr>
                <w:rFonts w:ascii="Cambria Math" w:hAnsi="Cambria Math" w:cs="Arial"/>
              </w:rPr>
              <m:t>L</m:t>
            </m:r>
          </m:sub>
        </m:sSub>
        <m:r>
          <m:rPr>
            <m:sty m:val="p"/>
          </m:rPr>
          <w:rPr>
            <w:rFonts w:ascii="Cambria Math" w:hAnsi="Cambria Math" w:cs="Arial"/>
          </w:rPr>
          <m:t>≈</m:t>
        </m:r>
        <m:r>
          <w:rPr>
            <w:rFonts w:ascii="Cambria Math" w:hAnsi="Cambria Math" w:cs="Arial"/>
          </w:rPr>
          <m:t>714</m:t>
        </m:r>
        <m:r>
          <m:rPr>
            <m:nor/>
          </m:rPr>
          <w:rPr>
            <w:rFonts w:ascii="Arial" w:hAnsi="Arial" w:cs="Arial"/>
          </w:rPr>
          <m:t xml:space="preserve"> ns</m:t>
        </m:r>
      </m:oMath>
      <w:r w:rsidRPr="00120151">
        <w:rPr>
          <w:rFonts w:ascii="Arial" w:hAnsi="Arial" w:cs="Arial"/>
        </w:rPr>
        <w:t>), static magnetic fields cannot alter linear photosynthetic charge separation in open reaction centers [11]. Direct magnetic modulation of PSII can only occur conditionally in closed reaction centers under high excitation pressure, where nanosecond charge recombination yields triplet chlorophyll (</w:t>
      </w:r>
      <m:oMath>
        <m:sSup>
          <m:sSupPr>
            <m:ctrlPr>
              <w:rPr>
                <w:rFonts w:ascii="Cambria Math" w:hAnsi="Cambria Math" w:cs="Arial"/>
              </w:rPr>
            </m:ctrlPr>
          </m:sSupPr>
          <m:e>
            <m:r>
              <w:rPr>
                <w:rFonts w:ascii="Cambria Math" w:hAnsi="Cambria Math" w:cs="Arial"/>
              </w:rPr>
              <m:t>​</m:t>
            </m:r>
          </m:e>
          <m:sup>
            <m:r>
              <w:rPr>
                <w:rFonts w:ascii="Cambria Math" w:hAnsi="Cambria Math" w:cs="Arial"/>
              </w:rPr>
              <m:t>3</m:t>
            </m:r>
          </m:sup>
        </m:sSup>
        <m:sSup>
          <m:sSupPr>
            <m:ctrlPr>
              <w:rPr>
                <w:rFonts w:ascii="Cambria Math" w:hAnsi="Cambria Math" w:cs="Arial"/>
              </w:rPr>
            </m:ctrlPr>
          </m:sSupPr>
          <m:e>
            <m:r>
              <m:rPr>
                <m:nor/>
              </m:rPr>
              <w:rPr>
                <w:rFonts w:ascii="Arial" w:hAnsi="Arial" w:cs="Arial"/>
              </w:rPr>
              <m:t>Chl</m:t>
            </m:r>
          </m:e>
          <m:sup>
            <m:r>
              <m:rPr>
                <m:sty m:val="p"/>
              </m:rPr>
              <w:rPr>
                <w:rFonts w:ascii="Cambria Math" w:hAnsi="Cambria Math" w:cs="Arial"/>
              </w:rPr>
              <m:t>*</m:t>
            </m:r>
          </m:sup>
        </m:sSup>
      </m:oMath>
      <w:r w:rsidRPr="00120151">
        <w:rPr>
          <w:rFonts w:ascii="Arial" w:hAnsi="Arial" w:cs="Arial"/>
        </w:rPr>
        <w:t>) and cytotoxic singlet oxygen (</w:t>
      </w:r>
      <m:oMath>
        <m:sSup>
          <m:sSupPr>
            <m:ctrlPr>
              <w:rPr>
                <w:rFonts w:ascii="Cambria Math" w:hAnsi="Cambria Math" w:cs="Arial"/>
              </w:rPr>
            </m:ctrlPr>
          </m:sSupPr>
          <m:e>
            <m:r>
              <w:rPr>
                <w:rFonts w:ascii="Cambria Math" w:hAnsi="Cambria Math" w:cs="Arial"/>
              </w:rPr>
              <m:t>​</m:t>
            </m:r>
          </m:e>
          <m:sup>
            <m:r>
              <w:rPr>
                <w:rFonts w:ascii="Cambria Math" w:hAnsi="Cambria Math" w:cs="Arial"/>
              </w:rPr>
              <m:t>1</m:t>
            </m:r>
          </m:sup>
        </m:sSup>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xml:space="preserve">) [63]. </w:t>
      </w:r>
    </w:p>
    <w:p w14:paraId="36EC2B65" w14:textId="104A28F1" w:rsidR="002518D0" w:rsidRPr="00120151" w:rsidRDefault="00000000">
      <w:pPr>
        <w:pStyle w:val="FirstParagraph"/>
        <w:rPr>
          <w:rFonts w:ascii="Arial" w:hAnsi="Arial" w:cs="Arial"/>
        </w:rPr>
      </w:pPr>
      <w:r w:rsidRPr="00120151">
        <w:rPr>
          <w:rFonts w:ascii="Arial" w:hAnsi="Arial" w:cs="Arial"/>
        </w:rPr>
        <w:t xml:space="preserve">2. </w:t>
      </w:r>
      <w:r w:rsidRPr="00120151">
        <w:rPr>
          <w:rFonts w:ascii="Arial" w:hAnsi="Arial" w:cs="Arial"/>
          <w:b/>
          <w:bCs/>
        </w:rPr>
        <w:t>Complex III Superoxide Runaway Leak:</w:t>
      </w:r>
      <w:r w:rsidRPr="00120151">
        <w:rPr>
          <w:rFonts w:ascii="Arial" w:hAnsi="Arial" w:cs="Arial"/>
        </w:rPr>
        <w:t xml:space="preserve"> Theoretical models have occasionally postulated that hypomagnetic fields induce catastrophic mitochondrial failure by unlocking runaway superoxide leak at Complex III. However, biophysical EPR measurements by Sarewicz et al. [64] and Bujnowicz et al. [65] demonstrate that the semiquinone radical (</w:t>
      </w:r>
      <m:oMath>
        <m:sSup>
          <m:sSupPr>
            <m:ctrlPr>
              <w:rPr>
                <w:rFonts w:ascii="Cambria Math" w:hAnsi="Cambria Math" w:cs="Arial"/>
              </w:rPr>
            </m:ctrlPr>
          </m:sSupPr>
          <m:e>
            <m:r>
              <m:rPr>
                <m:nor/>
              </m:rPr>
              <w:rPr>
                <w:rFonts w:ascii="Arial" w:hAnsi="Arial" w:cs="Arial"/>
              </w:rPr>
              <m:t>SQ</m:t>
            </m:r>
          </m:e>
          <m:sup>
            <m:r>
              <m:rPr>
                <m:sty m:val="p"/>
              </m:rPr>
              <w:rPr>
                <w:rFonts w:ascii="Cambria Math" w:hAnsi="Cambria Math" w:cs="Arial"/>
              </w:rPr>
              <m:t>•-</m:t>
            </m:r>
          </m:sup>
        </m:sSup>
      </m:oMath>
      <w:r w:rsidRPr="00120151">
        <w:rPr>
          <w:rFonts w:ascii="Arial" w:hAnsi="Arial" w:cs="Arial"/>
        </w:rPr>
        <w:t xml:space="preserve">) and the Rieske </w:t>
      </w:r>
      <m:oMath>
        <m:r>
          <m:rPr>
            <m:sty m:val="p"/>
          </m:rPr>
          <w:rPr>
            <w:rFonts w:ascii="Cambria Math" w:hAnsi="Cambria Math" w:cs="Arial"/>
          </w:rPr>
          <m:t>[</m:t>
        </m:r>
        <m:r>
          <w:rPr>
            <w:rFonts w:ascii="Cambria Math" w:hAnsi="Cambria Math" w:cs="Arial"/>
          </w:rPr>
          <m:t>2</m:t>
        </m:r>
        <m:r>
          <m:rPr>
            <m:nor/>
          </m:rPr>
          <w:rPr>
            <w:rFonts w:ascii="Arial" w:hAnsi="Arial" w:cs="Arial"/>
          </w:rPr>
          <m:t>Fe</m:t>
        </m:r>
        <m:r>
          <m:rPr>
            <m:sty m:val="p"/>
          </m:rPr>
          <w:rPr>
            <w:rFonts w:ascii="Cambria Math" w:hAnsi="Cambria Math" w:cs="Arial"/>
          </w:rPr>
          <m:t>-</m:t>
        </m:r>
        <m:r>
          <w:rPr>
            <w:rFonts w:ascii="Cambria Math" w:hAnsi="Cambria Math" w:cs="Arial"/>
          </w:rPr>
          <m:t>2</m:t>
        </m:r>
        <m:r>
          <m:rPr>
            <m:nor/>
          </m:rPr>
          <w:rPr>
            <w:rFonts w:ascii="Arial" w:hAnsi="Arial" w:cs="Arial"/>
          </w:rPr>
          <m:t>S</m:t>
        </m:r>
        <m:r>
          <m:rPr>
            <m:sty m:val="p"/>
          </m:rPr>
          <w:rPr>
            <w:rFonts w:ascii="Cambria Math" w:hAnsi="Cambria Math" w:cs="Arial"/>
          </w:rPr>
          <m:t>]</m:t>
        </m:r>
      </m:oMath>
      <w:r w:rsidRPr="00120151">
        <w:rPr>
          <w:rFonts w:ascii="Arial" w:hAnsi="Arial" w:cs="Arial"/>
        </w:rPr>
        <w:t xml:space="preserve"> center at the </w:t>
      </w:r>
      <m:oMath>
        <m:sSub>
          <m:sSubPr>
            <m:ctrlPr>
              <w:rPr>
                <w:rFonts w:ascii="Cambria Math" w:hAnsi="Cambria Math" w:cs="Arial"/>
              </w:rPr>
            </m:ctrlPr>
          </m:sSubPr>
          <m:e>
            <m:r>
              <w:rPr>
                <w:rFonts w:ascii="Cambria Math" w:hAnsi="Cambria Math" w:cs="Arial"/>
              </w:rPr>
              <m:t>Q</m:t>
            </m:r>
          </m:e>
          <m:sub>
            <m:r>
              <w:rPr>
                <w:rFonts w:ascii="Cambria Math" w:hAnsi="Cambria Math" w:cs="Arial"/>
              </w:rPr>
              <m:t>o</m:t>
            </m:r>
          </m:sub>
        </m:sSub>
      </m:oMath>
      <w:r w:rsidRPr="00120151">
        <w:rPr>
          <w:rFonts w:ascii="Arial" w:hAnsi="Arial" w:cs="Arial"/>
        </w:rPr>
        <w:t xml:space="preserve"> site are coupled by strong exchange interaction </w:t>
      </w:r>
      <w:r w:rsidRPr="00120151">
        <w:rPr>
          <w:rFonts w:ascii="Arial" w:hAnsi="Arial" w:cs="Arial"/>
          <w:b/>
          <w:bCs/>
        </w:rPr>
        <w:t>(</w:t>
      </w:r>
      <m:oMath>
        <m:r>
          <w:rPr>
            <w:rFonts w:ascii="Cambria Math" w:hAnsi="Cambria Math" w:cs="Arial"/>
          </w:rPr>
          <m:t>J</m:t>
        </m:r>
        <m:r>
          <m:rPr>
            <m:sty m:val="p"/>
          </m:rPr>
          <w:rPr>
            <w:rFonts w:ascii="Cambria Math" w:hAnsi="Cambria Math" w:cs="Arial"/>
          </w:rPr>
          <m:t>∼</m:t>
        </m:r>
        <m:r>
          <m:rPr>
            <m:nor/>
          </m:rPr>
          <w:rPr>
            <w:rFonts w:ascii="Arial" w:hAnsi="Arial" w:cs="Arial"/>
          </w:rPr>
          <m:t>GHz</m:t>
        </m:r>
        <m:r>
          <m:rPr>
            <m:sty m:val="p"/>
          </m:rPr>
          <w:rPr>
            <w:rFonts w:ascii="Cambria Math" w:hAnsi="Cambria Math" w:cs="Arial"/>
          </w:rPr>
          <m:t>≫</m:t>
        </m:r>
        <m:r>
          <m:rPr>
            <m:nor/>
          </m:rPr>
          <w:rPr>
            <w:rFonts w:ascii="Arial" w:hAnsi="Arial" w:cs="Arial"/>
          </w:rPr>
          <m:t>GMF</m:t>
        </m:r>
      </m:oMath>
      <w:r w:rsidRPr="00120151">
        <w:rPr>
          <w:rFonts w:ascii="Arial" w:hAnsi="Arial" w:cs="Arial"/>
          <w:b/>
          <w:bCs/>
        </w:rPr>
        <w:t>)</w:t>
      </w:r>
      <w:r w:rsidRPr="00120151">
        <w:rPr>
          <w:rFonts w:ascii="Arial" w:hAnsi="Arial" w:cs="Arial"/>
        </w:rPr>
        <w:t>. This gigahertz exchange coupling overwhelms microtesla- or nanotesla-scale magnetic perturbations, proving that hypomagnetic exposure does not cause an immediate, catastrophic collapse of core respiration [11,55].</w:t>
      </w:r>
    </w:p>
    <w:p w14:paraId="1D4999BC" w14:textId="77777777" w:rsidR="002518D0" w:rsidRPr="00120151" w:rsidRDefault="00DF4F2A">
      <w:pPr>
        <w:rPr>
          <w:rFonts w:ascii="Arial" w:hAnsi="Arial" w:cs="Arial"/>
        </w:rPr>
      </w:pPr>
      <w:r>
        <w:rPr>
          <w:noProof/>
        </w:rPr>
        <mc:AlternateContent>
          <mc:Choice Requires="wps">
            <w:drawing>
              <wp:inline distT="0" distB="0" distL="0" distR="0" wp14:anchorId="3BD2D0F3" wp14:editId="52801158">
                <wp:extent cx="5943600" cy="13970"/>
                <wp:effectExtent l="0" t="0" r="0" b="0"/>
                <wp:docPr id="68767300" name="Horizontal Lin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2F01642" id="Horizontal Line 6"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2B9B852F" w14:textId="77777777" w:rsidR="002518D0" w:rsidRPr="00120151" w:rsidRDefault="00000000">
      <w:pPr>
        <w:pStyle w:val="Heading2"/>
        <w:rPr>
          <w:rFonts w:ascii="Arial" w:hAnsi="Arial" w:cs="Arial"/>
        </w:rPr>
      </w:pPr>
      <w:bookmarkStart w:id="110" w:name="_Toc244078824"/>
      <w:bookmarkStart w:id="111" w:name="X85037b07a43ba8a6ca07dd5271da38371d3a519"/>
      <w:bookmarkEnd w:id="96"/>
      <w:bookmarkEnd w:id="107"/>
      <w:r w:rsidRPr="00120151">
        <w:rPr>
          <w:rFonts w:ascii="Arial" w:hAnsi="Arial" w:cs="Arial"/>
        </w:rPr>
        <w:t xml:space="preserve">4. Multi-Stressor Convergence: The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r>
          <m:rPr>
            <m:sty m:val="p"/>
          </m:rPr>
          <w:rPr>
            <w:rFonts w:ascii="Cambria Math" w:hAnsi="Cambria Math" w:cs="Arial"/>
          </w:rPr>
          <m:t>↔</m:t>
        </m:r>
        <m:r>
          <m:rPr>
            <m:nor/>
          </m:rPr>
          <w:rPr>
            <w:rFonts w:ascii="Arial" w:hAnsi="Arial" w:cs="Arial"/>
          </w:rPr>
          <m:t>ROS</m:t>
        </m:r>
      </m:oMath>
      <w:r w:rsidRPr="00120151">
        <w:rPr>
          <w:rFonts w:ascii="Arial" w:hAnsi="Arial" w:cs="Arial"/>
        </w:rPr>
        <w:t xml:space="preserve"> Nexus (Core Concept 5)</w:t>
      </w:r>
      <w:bookmarkEnd w:id="110"/>
    </w:p>
    <w:p w14:paraId="08512548" w14:textId="77777777" w:rsidR="002518D0" w:rsidRPr="00120151" w:rsidRDefault="00000000">
      <w:pPr>
        <w:pStyle w:val="FirstParagraph"/>
        <w:rPr>
          <w:rFonts w:ascii="Arial" w:hAnsi="Arial" w:cs="Arial"/>
        </w:rPr>
      </w:pPr>
      <w:r w:rsidRPr="00120151">
        <w:rPr>
          <w:rFonts w:ascii="Arial" w:hAnsi="Arial" w:cs="Arial"/>
        </w:rPr>
        <w:t>In a lunar agricultural module, a near-null magnetic field will never act in isolation. It will operate concurrently with two defining planetary spaceflight variables: Exploration Atmosphere (hypobaric gas composition) and Ionizing Radiation (Galactic Cosmic Radiation and Solar Particle Events) [7,8,66] (Figure 4a).</w:t>
      </w:r>
    </w:p>
    <w:p w14:paraId="2C100064" w14:textId="7EB8E641" w:rsidR="002518D0" w:rsidRPr="00120151" w:rsidRDefault="00000000">
      <w:pPr>
        <w:pStyle w:val="BodyText"/>
        <w:rPr>
          <w:rFonts w:ascii="Arial" w:hAnsi="Arial" w:cs="Arial"/>
        </w:rPr>
      </w:pPr>
      <w:r w:rsidRPr="00120151">
        <w:rPr>
          <w:rFonts w:ascii="Arial" w:hAnsi="Arial" w:cs="Arial"/>
        </w:rPr>
        <w:lastRenderedPageBreak/>
        <w:t xml:space="preserve">We establish that these disparate environmental stimuli converge upon the exact same organellar bioenergetic engine: the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r>
          <m:rPr>
            <m:sty m:val="p"/>
          </m:rPr>
          <w:rPr>
            <w:rFonts w:ascii="Cambria Math" w:hAnsi="Cambria Math" w:cs="Arial"/>
          </w:rPr>
          <m:t>↔</m:t>
        </m:r>
        <m:r>
          <m:rPr>
            <m:nor/>
          </m:rPr>
          <w:rPr>
            <w:rFonts w:ascii="Arial" w:hAnsi="Arial" w:cs="Arial"/>
          </w:rPr>
          <m:t>ROS</m:t>
        </m:r>
      </m:oMath>
      <w:r w:rsidRPr="00120151">
        <w:rPr>
          <w:rFonts w:ascii="Arial" w:hAnsi="Arial" w:cs="Arial"/>
        </w:rPr>
        <w:t xml:space="preserve"> nexus (Core Concept 5).</w:t>
      </w:r>
    </w:p>
    <w:p w14:paraId="7CEBCFDF" w14:textId="77777777" w:rsidR="002518D0" w:rsidRPr="00120151" w:rsidRDefault="00000000">
      <w:pPr>
        <w:pStyle w:val="BodyText"/>
        <w:rPr>
          <w:rFonts w:ascii="Arial" w:hAnsi="Arial" w:cs="Arial"/>
        </w:rPr>
      </w:pPr>
      <w:commentRangeStart w:id="112"/>
      <w:r w:rsidRPr="00120151">
        <w:rPr>
          <w:rFonts w:ascii="Arial" w:hAnsi="Arial" w:cs="Arial"/>
          <w:noProof/>
        </w:rPr>
        <w:drawing>
          <wp:inline distT="0" distB="0" distL="0" distR="0" wp14:anchorId="70790977" wp14:editId="0CE0C0C3">
            <wp:extent cx="5797255" cy="4707172"/>
            <wp:effectExtent l="0" t="0" r="0" b="0"/>
            <wp:docPr id="30" name="Picture" descr="Figure 4"/>
            <wp:cNvGraphicFramePr/>
            <a:graphic xmlns:a="http://schemas.openxmlformats.org/drawingml/2006/main">
              <a:graphicData uri="http://schemas.openxmlformats.org/drawingml/2006/picture">
                <pic:pic xmlns:pic="http://schemas.openxmlformats.org/drawingml/2006/picture">
                  <pic:nvPicPr>
                    <pic:cNvPr id="31" name="Picture" descr="/Users/drb_laptop/Documents/NMF_review/figures/Fig4_multistressor_co2_o2_ros_nexus.png"/>
                    <pic:cNvPicPr>
                      <a:picLocks noChangeAspect="1" noChangeArrowheads="1"/>
                    </pic:cNvPicPr>
                  </pic:nvPicPr>
                  <pic:blipFill>
                    <a:blip r:embed="rId12"/>
                    <a:stretch>
                      <a:fillRect/>
                    </a:stretch>
                  </pic:blipFill>
                  <pic:spPr bwMode="auto">
                    <a:xfrm>
                      <a:off x="0" y="0"/>
                      <a:ext cx="5808353" cy="4716183"/>
                    </a:xfrm>
                    <a:prstGeom prst="rect">
                      <a:avLst/>
                    </a:prstGeom>
                    <a:noFill/>
                    <a:ln w="9525">
                      <a:noFill/>
                      <a:headEnd/>
                      <a:tailEnd/>
                    </a:ln>
                  </pic:spPr>
                </pic:pic>
              </a:graphicData>
            </a:graphic>
          </wp:inline>
        </w:drawing>
      </w:r>
      <w:commentRangeEnd w:id="112"/>
      <w:r w:rsidR="003F294E" w:rsidRPr="00120151">
        <w:rPr>
          <w:rStyle w:val="CommentReference"/>
          <w:rFonts w:ascii="Arial" w:hAnsi="Arial" w:cs="Arial"/>
          <w:sz w:val="24"/>
          <w:szCs w:val="24"/>
        </w:rPr>
        <w:commentReference w:id="112"/>
      </w:r>
      <w:r w:rsidRPr="00120151">
        <w:rPr>
          <w:rFonts w:ascii="Arial" w:hAnsi="Arial" w:cs="Arial"/>
        </w:rPr>
        <w:t xml:space="preserve"> </w:t>
      </w:r>
      <w:r w:rsidRPr="00120151">
        <w:rPr>
          <w:rFonts w:ascii="Arial" w:hAnsi="Arial" w:cs="Arial"/>
          <w:b/>
          <w:bCs/>
          <w:sz w:val="20"/>
          <w:szCs w:val="20"/>
        </w:rPr>
        <w:t xml:space="preserve">Figure 4 | Multi-stressor convergence on the organellar </w:t>
      </w:r>
      <m:oMath>
        <m:sSub>
          <m:sSubPr>
            <m:ctrlPr>
              <w:rPr>
                <w:rFonts w:ascii="Cambria Math" w:hAnsi="Cambria Math" w:cs="Arial"/>
                <w:sz w:val="20"/>
                <w:szCs w:val="20"/>
              </w:rPr>
            </m:ctrlPr>
          </m:sSubPr>
          <m:e>
            <m:r>
              <m:rPr>
                <m:nor/>
              </m:rPr>
              <w:rPr>
                <w:rFonts w:ascii="Arial" w:hAnsi="Arial" w:cs="Arial"/>
                <w:sz w:val="20"/>
                <w:szCs w:val="20"/>
              </w:rPr>
              <m:t>CO</m:t>
            </m:r>
          </m:e>
          <m:sub>
            <m:r>
              <w:rPr>
                <w:rFonts w:ascii="Cambria Math" w:hAnsi="Cambria Math" w:cs="Arial"/>
                <w:sz w:val="20"/>
                <w:szCs w:val="20"/>
              </w:rPr>
              <m:t>2</m:t>
            </m:r>
          </m:sub>
        </m:sSub>
        <m:r>
          <m:rPr>
            <m:sty m:val="p"/>
          </m:rPr>
          <w:rPr>
            <w:rFonts w:ascii="Cambria Math" w:hAnsi="Cambria Math" w:cs="Arial"/>
            <w:sz w:val="20"/>
            <w:szCs w:val="20"/>
          </w:rPr>
          <m:t>↔</m:t>
        </m:r>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r>
          <m:rPr>
            <m:sty m:val="p"/>
          </m:rPr>
          <w:rPr>
            <w:rFonts w:ascii="Cambria Math" w:hAnsi="Cambria Math" w:cs="Arial"/>
            <w:sz w:val="20"/>
            <w:szCs w:val="20"/>
          </w:rPr>
          <m:t>↔</m:t>
        </m:r>
        <m:r>
          <m:rPr>
            <m:nor/>
          </m:rPr>
          <w:rPr>
            <w:rFonts w:ascii="Arial" w:hAnsi="Arial" w:cs="Arial"/>
            <w:sz w:val="20"/>
            <w:szCs w:val="20"/>
          </w:rPr>
          <m:t>ROS</m:t>
        </m:r>
      </m:oMath>
      <w:r w:rsidRPr="00120151">
        <w:rPr>
          <w:rFonts w:ascii="Arial" w:hAnsi="Arial" w:cs="Arial"/>
          <w:b/>
          <w:bCs/>
          <w:sz w:val="20"/>
          <w:szCs w:val="20"/>
        </w:rPr>
        <w:t xml:space="preserve"> nexus.</w:t>
      </w:r>
      <w:r w:rsidRPr="00120151">
        <w:rPr>
          <w:rFonts w:ascii="Arial" w:hAnsi="Arial" w:cs="Arial"/>
          <w:sz w:val="20"/>
          <w:szCs w:val="20"/>
        </w:rPr>
        <w:br/>
      </w:r>
      <w:r w:rsidRPr="00120151">
        <w:rPr>
          <w:rFonts w:ascii="Arial" w:hAnsi="Arial" w:cs="Arial"/>
          <w:b/>
          <w:bCs/>
          <w:sz w:val="20"/>
          <w:szCs w:val="20"/>
        </w:rPr>
        <w:t>(a) Environmental Multi-Stressor Space:</w:t>
      </w:r>
      <w:r w:rsidRPr="00120151">
        <w:rPr>
          <w:rFonts w:ascii="Arial" w:hAnsi="Arial" w:cs="Arial"/>
          <w:sz w:val="20"/>
          <w:szCs w:val="20"/>
        </w:rPr>
        <w:t xml:space="preserve"> Physical parameters contrasting terrestrial baseline conditions (</w:t>
      </w:r>
      <m:oMath>
        <m:r>
          <w:rPr>
            <w:rFonts w:ascii="Cambria Math" w:hAnsi="Cambria Math" w:cs="Arial"/>
            <w:sz w:val="20"/>
            <w:szCs w:val="20"/>
          </w:rPr>
          <m:t>101.3</m:t>
        </m:r>
        <m:r>
          <m:rPr>
            <m:nor/>
          </m:rPr>
          <w:rPr>
            <w:rFonts w:ascii="Arial" w:hAnsi="Arial" w:cs="Arial"/>
            <w:sz w:val="20"/>
            <w:szCs w:val="20"/>
          </w:rPr>
          <m:t xml:space="preserve"> kPa</m:t>
        </m:r>
      </m:oMath>
      <w:r w:rsidRPr="00120151">
        <w:rPr>
          <w:rFonts w:ascii="Arial" w:hAnsi="Arial" w:cs="Arial"/>
          <w:sz w:val="20"/>
          <w:szCs w:val="20"/>
        </w:rPr>
        <w:t xml:space="preserve">, </w:t>
      </w:r>
      <m:oMath>
        <m:r>
          <w:rPr>
            <w:rFonts w:ascii="Cambria Math" w:hAnsi="Cambria Math" w:cs="Arial"/>
            <w:sz w:val="20"/>
            <w:szCs w:val="20"/>
          </w:rPr>
          <m:t>21</m:t>
        </m:r>
        <m:r>
          <m:rPr>
            <m:sty m:val="p"/>
          </m:rPr>
          <w:rPr>
            <w:rFonts w:ascii="Cambria Math" w:hAnsi="Cambria Math" w:cs="Arial"/>
            <w:sz w:val="20"/>
            <w:szCs w:val="20"/>
          </w:rPr>
          <m:t>%</m:t>
        </m:r>
        <m:r>
          <w:rPr>
            <w:rFonts w:ascii="Cambria Math" w:hAnsi="Cambria Math" w:cs="Arial"/>
            <w:sz w:val="20"/>
            <w:szCs w:val="20"/>
          </w:rPr>
          <m:t> </m:t>
        </m:r>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w:t>
      </w:r>
      <m:oMath>
        <m:r>
          <w:rPr>
            <w:rFonts w:ascii="Cambria Math" w:hAnsi="Cambria Math" w:cs="Arial"/>
            <w:sz w:val="20"/>
            <w:szCs w:val="20"/>
          </w:rPr>
          <m:t>420</m:t>
        </m:r>
        <m:sSub>
          <m:sSubPr>
            <m:ctrlPr>
              <w:rPr>
                <w:rFonts w:ascii="Cambria Math" w:hAnsi="Cambria Math" w:cs="Arial"/>
                <w:sz w:val="20"/>
                <w:szCs w:val="20"/>
              </w:rPr>
            </m:ctrlPr>
          </m:sSubPr>
          <m:e>
            <m:r>
              <m:rPr>
                <m:nor/>
              </m:rPr>
              <w:rPr>
                <w:rFonts w:ascii="Arial" w:hAnsi="Arial" w:cs="Arial"/>
                <w:sz w:val="20"/>
                <w:szCs w:val="20"/>
              </w:rPr>
              <m:t xml:space="preserve"> ppm CO</m:t>
            </m:r>
          </m:e>
          <m:sub>
            <m:r>
              <w:rPr>
                <w:rFonts w:ascii="Cambria Math" w:hAnsi="Cambria Math" w:cs="Arial"/>
                <w:sz w:val="20"/>
                <w:szCs w:val="20"/>
              </w:rPr>
              <m:t>2</m:t>
            </m:r>
          </m:sub>
        </m:sSub>
      </m:oMath>
      <w:r w:rsidRPr="00120151">
        <w:rPr>
          <w:rFonts w:ascii="Arial" w:hAnsi="Arial" w:cs="Arial"/>
          <w:sz w:val="20"/>
          <w:szCs w:val="20"/>
        </w:rPr>
        <w:t xml:space="preserve">, </w:t>
      </w:r>
      <m:oMath>
        <m:r>
          <w:rPr>
            <w:rFonts w:ascii="Cambria Math" w:hAnsi="Cambria Math" w:cs="Arial"/>
            <w:sz w:val="20"/>
            <w:szCs w:val="20"/>
          </w:rPr>
          <m:t>50 μ</m:t>
        </m:r>
        <m:r>
          <m:rPr>
            <m:nor/>
          </m:rPr>
          <w:rPr>
            <w:rFonts w:ascii="Arial" w:hAnsi="Arial" w:cs="Arial"/>
            <w:sz w:val="20"/>
            <w:szCs w:val="20"/>
          </w:rPr>
          <m:t>T</m:t>
        </m:r>
      </m:oMath>
      <w:r w:rsidRPr="00120151">
        <w:rPr>
          <w:rFonts w:ascii="Arial" w:hAnsi="Arial" w:cs="Arial"/>
          <w:sz w:val="20"/>
          <w:szCs w:val="20"/>
        </w:rPr>
        <w:t xml:space="preserve"> GMF) against NASA exploration architectures (</w:t>
      </w:r>
      <m:oMath>
        <m:r>
          <w:rPr>
            <w:rFonts w:ascii="Cambria Math" w:hAnsi="Cambria Math" w:cs="Arial"/>
            <w:sz w:val="20"/>
            <w:szCs w:val="20"/>
          </w:rPr>
          <m:t>56.5</m:t>
        </m:r>
        <m:r>
          <m:rPr>
            <m:nor/>
          </m:rPr>
          <w:rPr>
            <w:rFonts w:ascii="Arial" w:hAnsi="Arial" w:cs="Arial"/>
            <w:sz w:val="20"/>
            <w:szCs w:val="20"/>
          </w:rPr>
          <m:t xml:space="preserve"> kPa</m:t>
        </m:r>
        <m:r>
          <m:rPr>
            <m:sty m:val="p"/>
          </m:rPr>
          <w:rPr>
            <w:rFonts w:ascii="Cambria Math" w:hAnsi="Cambria Math" w:cs="Arial"/>
            <w:sz w:val="20"/>
            <w:szCs w:val="20"/>
          </w:rPr>
          <m:t>/</m:t>
        </m:r>
        <m:r>
          <w:rPr>
            <w:rFonts w:ascii="Cambria Math" w:hAnsi="Cambria Math" w:cs="Arial"/>
            <w:sz w:val="20"/>
            <w:szCs w:val="20"/>
          </w:rPr>
          <m:t>8.2</m:t>
        </m:r>
        <m:r>
          <m:rPr>
            <m:nor/>
          </m:rPr>
          <w:rPr>
            <w:rFonts w:ascii="Arial" w:hAnsi="Arial" w:cs="Arial"/>
            <w:sz w:val="20"/>
            <w:szCs w:val="20"/>
          </w:rPr>
          <m:t xml:space="preserve"> psia</m:t>
        </m:r>
      </m:oMath>
      <w:r w:rsidRPr="00120151">
        <w:rPr>
          <w:rFonts w:ascii="Arial" w:hAnsi="Arial" w:cs="Arial"/>
          <w:sz w:val="20"/>
          <w:szCs w:val="20"/>
        </w:rPr>
        <w:t xml:space="preserve"> to </w:t>
      </w:r>
      <m:oMath>
        <m:r>
          <w:rPr>
            <w:rFonts w:ascii="Cambria Math" w:hAnsi="Cambria Math" w:cs="Arial"/>
            <w:sz w:val="20"/>
            <w:szCs w:val="20"/>
          </w:rPr>
          <m:t>34</m:t>
        </m:r>
        <m:r>
          <m:rPr>
            <m:nor/>
          </m:rPr>
          <w:rPr>
            <w:rFonts w:ascii="Arial" w:hAnsi="Arial" w:cs="Arial"/>
            <w:sz w:val="20"/>
            <w:szCs w:val="20"/>
          </w:rPr>
          <m:t xml:space="preserve"> kPa</m:t>
        </m:r>
      </m:oMath>
      <w:r w:rsidRPr="00120151">
        <w:rPr>
          <w:rFonts w:ascii="Arial" w:hAnsi="Arial" w:cs="Arial"/>
          <w:sz w:val="20"/>
          <w:szCs w:val="20"/>
        </w:rPr>
        <w:t xml:space="preserve">, </w:t>
      </w:r>
      <m:oMath>
        <m:r>
          <w:rPr>
            <w:rFonts w:ascii="Cambria Math" w:hAnsi="Cambria Math" w:cs="Arial"/>
            <w:sz w:val="20"/>
            <w:szCs w:val="20"/>
          </w:rPr>
          <m:t>34</m:t>
        </m:r>
        <m:r>
          <m:rPr>
            <m:sty m:val="p"/>
          </m:rPr>
          <w:rPr>
            <w:rFonts w:ascii="Cambria Math" w:hAnsi="Cambria Math" w:cs="Arial"/>
            <w:sz w:val="20"/>
            <w:szCs w:val="20"/>
          </w:rPr>
          <m:t>%</m:t>
        </m:r>
        <m:r>
          <w:rPr>
            <w:rFonts w:ascii="Cambria Math" w:hAnsi="Cambria Math" w:cs="Arial"/>
            <w:sz w:val="20"/>
            <w:szCs w:val="20"/>
          </w:rPr>
          <m:t> </m:t>
        </m:r>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w:t>
      </w:r>
      <m:oMath>
        <m:r>
          <w:rPr>
            <w:rFonts w:ascii="Cambria Math" w:hAnsi="Cambria Math" w:cs="Arial"/>
            <w:sz w:val="20"/>
            <w:szCs w:val="20"/>
          </w:rPr>
          <m:t>1200</m:t>
        </m:r>
        <m:r>
          <m:rPr>
            <m:nor/>
          </m:rPr>
          <w:rPr>
            <w:rFonts w:ascii="Arial" w:hAnsi="Arial" w:cs="Arial"/>
            <w:sz w:val="20"/>
            <w:szCs w:val="20"/>
          </w:rPr>
          <m:t>–</m:t>
        </m:r>
        <m:r>
          <w:rPr>
            <w:rFonts w:ascii="Cambria Math" w:hAnsi="Cambria Math" w:cs="Arial"/>
            <w:sz w:val="20"/>
            <w:szCs w:val="20"/>
          </w:rPr>
          <m:t>3000</m:t>
        </m:r>
        <m:sSub>
          <m:sSubPr>
            <m:ctrlPr>
              <w:rPr>
                <w:rFonts w:ascii="Cambria Math" w:hAnsi="Cambria Math" w:cs="Arial"/>
                <w:sz w:val="20"/>
                <w:szCs w:val="20"/>
              </w:rPr>
            </m:ctrlPr>
          </m:sSubPr>
          <m:e>
            <m:r>
              <m:rPr>
                <m:nor/>
              </m:rPr>
              <w:rPr>
                <w:rFonts w:ascii="Arial" w:hAnsi="Arial" w:cs="Arial"/>
                <w:sz w:val="20"/>
                <w:szCs w:val="20"/>
              </w:rPr>
              <m:t xml:space="preserve"> ppm CO</m:t>
            </m:r>
          </m:e>
          <m:sub>
            <m:r>
              <w:rPr>
                <w:rFonts w:ascii="Cambria Math" w:hAnsi="Cambria Math" w:cs="Arial"/>
                <w:sz w:val="20"/>
                <w:szCs w:val="20"/>
              </w:rPr>
              <m:t>2</m:t>
            </m:r>
          </m:sub>
        </m:sSub>
      </m:oMath>
      <w:r w:rsidRPr="00120151">
        <w:rPr>
          <w:rFonts w:ascii="Arial" w:hAnsi="Arial" w:cs="Arial"/>
          <w:sz w:val="20"/>
          <w:szCs w:val="20"/>
        </w:rPr>
        <w:t xml:space="preserve">, </w:t>
      </w:r>
      <m:oMath>
        <m:r>
          <m:rPr>
            <m:sty m:val="p"/>
          </m:rPr>
          <w:rPr>
            <w:rFonts w:ascii="Cambria Math" w:hAnsi="Cambria Math" w:cs="Arial"/>
            <w:sz w:val="20"/>
            <w:szCs w:val="20"/>
          </w:rPr>
          <m:t>&lt;</m:t>
        </m:r>
        <m:r>
          <w:rPr>
            <w:rFonts w:ascii="Cambria Math" w:hAnsi="Cambria Math" w:cs="Arial"/>
            <w:sz w:val="20"/>
            <w:szCs w:val="20"/>
          </w:rPr>
          <m:t>0.8</m:t>
        </m:r>
        <m:r>
          <m:rPr>
            <m:nor/>
          </m:rPr>
          <w:rPr>
            <w:rFonts w:ascii="Arial" w:hAnsi="Arial" w:cs="Arial"/>
            <w:sz w:val="20"/>
            <w:szCs w:val="20"/>
          </w:rPr>
          <m:t xml:space="preserve"> nT</m:t>
        </m:r>
      </m:oMath>
      <w:r w:rsidRPr="00120151">
        <w:rPr>
          <w:rFonts w:ascii="Arial" w:hAnsi="Arial" w:cs="Arial"/>
          <w:sz w:val="20"/>
          <w:szCs w:val="20"/>
        </w:rPr>
        <w:t xml:space="preserve"> lunar HMF, and </w:t>
      </w:r>
      <m:oMath>
        <m:r>
          <w:rPr>
            <w:rFonts w:ascii="Cambria Math" w:hAnsi="Cambria Math" w:cs="Arial"/>
            <w:sz w:val="20"/>
            <w:szCs w:val="20"/>
          </w:rPr>
          <m:t>100</m:t>
        </m:r>
        <m:r>
          <m:rPr>
            <m:nor/>
          </m:rPr>
          <w:rPr>
            <w:rFonts w:ascii="Arial" w:hAnsi="Arial" w:cs="Arial"/>
            <w:sz w:val="20"/>
            <w:szCs w:val="20"/>
          </w:rPr>
          <m:t>–</m:t>
        </m:r>
        <m:r>
          <w:rPr>
            <w:rFonts w:ascii="Cambria Math" w:hAnsi="Cambria Math" w:cs="Arial"/>
            <w:sz w:val="20"/>
            <w:szCs w:val="20"/>
          </w:rPr>
          <m:t>380</m:t>
        </m:r>
        <m:r>
          <m:rPr>
            <m:nor/>
          </m:rPr>
          <w:rPr>
            <w:rFonts w:ascii="Arial" w:hAnsi="Arial" w:cs="Arial"/>
            <w:sz w:val="20"/>
            <w:szCs w:val="20"/>
          </w:rPr>
          <m:t xml:space="preserve"> mGy/year</m:t>
        </m:r>
      </m:oMath>
      <w:r w:rsidRPr="00120151">
        <w:rPr>
          <w:rFonts w:ascii="Arial" w:hAnsi="Arial" w:cs="Arial"/>
          <w:sz w:val="20"/>
          <w:szCs w:val="20"/>
        </w:rPr>
        <w:t xml:space="preserve"> GCR).</w:t>
      </w:r>
      <w:r w:rsidRPr="00120151">
        <w:rPr>
          <w:rFonts w:ascii="Arial" w:hAnsi="Arial" w:cs="Arial"/>
          <w:sz w:val="20"/>
          <w:szCs w:val="20"/>
        </w:rPr>
        <w:br/>
      </w:r>
      <w:r w:rsidRPr="00120151">
        <w:rPr>
          <w:rFonts w:ascii="Arial" w:hAnsi="Arial" w:cs="Arial"/>
          <w:b/>
          <w:bCs/>
          <w:sz w:val="20"/>
          <w:szCs w:val="20"/>
        </w:rPr>
        <w:t xml:space="preserve">(b) The Organellar </w:t>
      </w:r>
      <m:oMath>
        <m:sSub>
          <m:sSubPr>
            <m:ctrlPr>
              <w:rPr>
                <w:rFonts w:ascii="Cambria Math" w:hAnsi="Cambria Math" w:cs="Arial"/>
                <w:sz w:val="20"/>
                <w:szCs w:val="20"/>
              </w:rPr>
            </m:ctrlPr>
          </m:sSubPr>
          <m:e>
            <m:r>
              <m:rPr>
                <m:nor/>
              </m:rPr>
              <w:rPr>
                <w:rFonts w:ascii="Arial" w:hAnsi="Arial" w:cs="Arial"/>
                <w:sz w:val="20"/>
                <w:szCs w:val="20"/>
              </w:rPr>
              <m:t>CO</m:t>
            </m:r>
          </m:e>
          <m:sub>
            <m:r>
              <w:rPr>
                <w:rFonts w:ascii="Cambria Math" w:hAnsi="Cambria Math" w:cs="Arial"/>
                <w:sz w:val="20"/>
                <w:szCs w:val="20"/>
              </w:rPr>
              <m:t>2</m:t>
            </m:r>
          </m:sub>
        </m:sSub>
        <m:r>
          <m:rPr>
            <m:sty m:val="p"/>
          </m:rPr>
          <w:rPr>
            <w:rFonts w:ascii="Cambria Math" w:hAnsi="Cambria Math" w:cs="Arial"/>
            <w:sz w:val="20"/>
            <w:szCs w:val="20"/>
          </w:rPr>
          <m:t>↔</m:t>
        </m:r>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r>
          <m:rPr>
            <m:sty m:val="p"/>
          </m:rPr>
          <w:rPr>
            <w:rFonts w:ascii="Cambria Math" w:hAnsi="Cambria Math" w:cs="Arial"/>
            <w:sz w:val="20"/>
            <w:szCs w:val="20"/>
          </w:rPr>
          <m:t>↔</m:t>
        </m:r>
        <m:r>
          <m:rPr>
            <m:nor/>
          </m:rPr>
          <w:rPr>
            <w:rFonts w:ascii="Arial" w:hAnsi="Arial" w:cs="Arial"/>
            <w:sz w:val="20"/>
            <w:szCs w:val="20"/>
          </w:rPr>
          <m:t>ROS</m:t>
        </m:r>
      </m:oMath>
      <w:r w:rsidRPr="00120151">
        <w:rPr>
          <w:rFonts w:ascii="Arial" w:hAnsi="Arial" w:cs="Arial"/>
          <w:b/>
          <w:bCs/>
          <w:sz w:val="20"/>
          <w:szCs w:val="20"/>
        </w:rPr>
        <w:t xml:space="preserve"> Nexus:</w:t>
      </w:r>
      <w:r w:rsidRPr="00120151">
        <w:rPr>
          <w:rFonts w:ascii="Arial" w:hAnsi="Arial" w:cs="Arial"/>
          <w:sz w:val="20"/>
          <w:szCs w:val="20"/>
        </w:rPr>
        <w:t xml:space="preserve"> Exploration atmosphere gas balance shifts peroxisomal and mitochondrial pathways. Elevated </w:t>
      </w:r>
      <m:oMath>
        <m:sSub>
          <m:sSubPr>
            <m:ctrlPr>
              <w:rPr>
                <w:rFonts w:ascii="Cambria Math" w:hAnsi="Cambria Math" w:cs="Arial"/>
                <w:sz w:val="20"/>
                <w:szCs w:val="20"/>
              </w:rPr>
            </m:ctrlPr>
          </m:sSubPr>
          <m:e>
            <m:r>
              <m:rPr>
                <m:nor/>
              </m:rPr>
              <w:rPr>
                <w:rFonts w:ascii="Arial" w:hAnsi="Arial" w:cs="Arial"/>
                <w:sz w:val="20"/>
                <w:szCs w:val="20"/>
              </w:rPr>
              <m:t>CO</m:t>
            </m:r>
          </m:e>
          <m:sub>
            <m:r>
              <w:rPr>
                <w:rFonts w:ascii="Cambria Math" w:hAnsi="Cambria Math" w:cs="Arial"/>
                <w:sz w:val="20"/>
                <w:szCs w:val="20"/>
              </w:rPr>
              <m:t>2</m:t>
            </m:r>
          </m:sub>
        </m:sSub>
      </m:oMath>
      <w:r w:rsidRPr="00120151">
        <w:rPr>
          <w:rFonts w:ascii="Arial" w:hAnsi="Arial" w:cs="Arial"/>
          <w:sz w:val="20"/>
          <w:szCs w:val="20"/>
        </w:rPr>
        <w:t xml:space="preserve"> (</w:t>
      </w:r>
      <m:oMath>
        <m:r>
          <w:rPr>
            <w:rFonts w:ascii="Cambria Math" w:hAnsi="Cambria Math" w:cs="Arial"/>
            <w:sz w:val="20"/>
            <w:szCs w:val="20"/>
          </w:rPr>
          <m:t>1200</m:t>
        </m:r>
        <m:r>
          <m:rPr>
            <m:nor/>
          </m:rPr>
          <w:rPr>
            <w:rFonts w:ascii="Arial" w:hAnsi="Arial" w:cs="Arial"/>
            <w:sz w:val="20"/>
            <w:szCs w:val="20"/>
          </w:rPr>
          <m:t>–</m:t>
        </m:r>
        <m:r>
          <w:rPr>
            <w:rFonts w:ascii="Cambria Math" w:hAnsi="Cambria Math" w:cs="Arial"/>
            <w:sz w:val="20"/>
            <w:szCs w:val="20"/>
          </w:rPr>
          <m:t>3000</m:t>
        </m:r>
        <m:r>
          <m:rPr>
            <m:nor/>
          </m:rPr>
          <w:rPr>
            <w:rFonts w:ascii="Arial" w:hAnsi="Arial" w:cs="Arial"/>
            <w:sz w:val="20"/>
            <w:szCs w:val="20"/>
          </w:rPr>
          <m:t xml:space="preserve"> ppm</m:t>
        </m:r>
      </m:oMath>
      <w:r w:rsidRPr="00120151">
        <w:rPr>
          <w:rFonts w:ascii="Arial" w:hAnsi="Arial" w:cs="Arial"/>
          <w:sz w:val="20"/>
          <w:szCs w:val="20"/>
        </w:rPr>
        <w:t xml:space="preserve">) favors RuBisCO carboxylation over oxygenation, suppressing photorespiratory glycolate </w:t>
      </w:r>
      <m:oMath>
        <m:sSub>
          <m:sSubPr>
            <m:ctrlPr>
              <w:rPr>
                <w:rFonts w:ascii="Cambria Math" w:hAnsi="Cambria Math" w:cs="Arial"/>
                <w:sz w:val="20"/>
                <w:szCs w:val="20"/>
              </w:rPr>
            </m:ctrlPr>
          </m:sSubPr>
          <m:e>
            <m:r>
              <m:rPr>
                <m:nor/>
              </m:rPr>
              <w:rPr>
                <w:rFonts w:ascii="Arial" w:hAnsi="Arial" w:cs="Arial"/>
                <w:sz w:val="20"/>
                <w:szCs w:val="20"/>
              </w:rPr>
              <m:t>H</m:t>
            </m:r>
          </m:e>
          <m:sub>
            <m:r>
              <w:rPr>
                <w:rFonts w:ascii="Cambria Math" w:hAnsi="Cambria Math" w:cs="Arial"/>
                <w:sz w:val="20"/>
                <w:szCs w:val="20"/>
              </w:rPr>
              <m:t>2</m:t>
            </m:r>
          </m:sub>
        </m:sSub>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production. In mitochondria, hypobaric diffusion and altered </w:t>
      </w:r>
      <m:oMath>
        <m:r>
          <w:rPr>
            <w:rFonts w:ascii="Cambria Math" w:hAnsi="Cambria Math" w:cs="Arial"/>
            <w:sz w:val="20"/>
            <w:szCs w:val="20"/>
          </w:rPr>
          <m:t>p</m:t>
        </m:r>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balance cytochrome </w:t>
      </w:r>
      <m:oMath>
        <m:r>
          <w:rPr>
            <w:rFonts w:ascii="Cambria Math" w:hAnsi="Cambria Math" w:cs="Arial"/>
            <w:sz w:val="20"/>
            <w:szCs w:val="20"/>
          </w:rPr>
          <m:t>c</m:t>
        </m:r>
      </m:oMath>
      <w:r w:rsidRPr="00120151">
        <w:rPr>
          <w:rFonts w:ascii="Arial" w:hAnsi="Arial" w:cs="Arial"/>
          <w:sz w:val="20"/>
          <w:szCs w:val="20"/>
        </w:rPr>
        <w:t xml:space="preserve"> oxidase (COX) against Alternative Oxidase (AOX). GCR radiolysis generates hydroxyl radicals (</w:t>
      </w:r>
      <m:oMath>
        <m:sSup>
          <m:sSupPr>
            <m:ctrlPr>
              <w:rPr>
                <w:rFonts w:ascii="Cambria Math" w:hAnsi="Cambria Math" w:cs="Arial"/>
                <w:sz w:val="20"/>
                <w:szCs w:val="20"/>
              </w:rPr>
            </m:ctrlPr>
          </m:sSupPr>
          <m:e>
            <m:r>
              <m:rPr>
                <m:nor/>
              </m:rPr>
              <w:rPr>
                <w:rFonts w:ascii="Arial" w:hAnsi="Arial" w:cs="Arial"/>
                <w:sz w:val="20"/>
                <w:szCs w:val="20"/>
              </w:rPr>
              <m:t>OH</m:t>
            </m:r>
          </m:e>
          <m:sup>
            <m:r>
              <m:rPr>
                <m:sty m:val="p"/>
              </m:rPr>
              <w:rPr>
                <w:rFonts w:ascii="Cambria Math" w:hAnsi="Cambria Math" w:cs="Arial"/>
                <w:sz w:val="20"/>
                <w:szCs w:val="20"/>
              </w:rPr>
              <m:t>•</m:t>
            </m:r>
          </m:sup>
        </m:sSup>
      </m:oMath>
      <w:r w:rsidRPr="00120151">
        <w:rPr>
          <w:rFonts w:ascii="Arial" w:hAnsi="Arial" w:cs="Arial"/>
          <w:sz w:val="20"/>
          <w:szCs w:val="20"/>
        </w:rPr>
        <w:t>), while NNMF modulates flavin/Fe-S spin dynamics at Complex I/III. The resulting superoxide (</w:t>
      </w:r>
      <m:oMath>
        <m:sSubSup>
          <m:sSubSupPr>
            <m:ctrlPr>
              <w:rPr>
                <w:rFonts w:ascii="Cambria Math" w:hAnsi="Cambria Math" w:cs="Arial"/>
                <w:sz w:val="20"/>
                <w:szCs w:val="20"/>
              </w:rPr>
            </m:ctrlPr>
          </m:sSubSupPr>
          <m:e>
            <m:r>
              <w:rPr>
                <w:rFonts w:ascii="Cambria Math" w:hAnsi="Cambria Math" w:cs="Arial"/>
                <w:sz w:val="20"/>
                <w:szCs w:val="20"/>
              </w:rPr>
              <m:t>O</m:t>
            </m:r>
          </m:e>
          <m:sub>
            <m:r>
              <w:rPr>
                <w:rFonts w:ascii="Cambria Math" w:hAnsi="Cambria Math" w:cs="Arial"/>
                <w:sz w:val="20"/>
                <w:szCs w:val="20"/>
              </w:rPr>
              <m:t>2</m:t>
            </m:r>
          </m:sub>
          <m:sup>
            <m:r>
              <m:rPr>
                <m:sty m:val="p"/>
              </m:rPr>
              <w:rPr>
                <w:rFonts w:ascii="Cambria Math" w:hAnsi="Cambria Math" w:cs="Arial"/>
                <w:sz w:val="20"/>
                <w:szCs w:val="20"/>
              </w:rPr>
              <m:t>•-</m:t>
            </m:r>
          </m:sup>
        </m:sSubSup>
      </m:oMath>
      <w:r w:rsidRPr="00120151">
        <w:rPr>
          <w:rFonts w:ascii="Arial" w:hAnsi="Arial" w:cs="Arial"/>
          <w:sz w:val="20"/>
          <w:szCs w:val="20"/>
        </w:rPr>
        <w:t xml:space="preserve">) and </w:t>
      </w:r>
      <m:oMath>
        <m:sSub>
          <m:sSubPr>
            <m:ctrlPr>
              <w:rPr>
                <w:rFonts w:ascii="Cambria Math" w:hAnsi="Cambria Math" w:cs="Arial"/>
                <w:sz w:val="20"/>
                <w:szCs w:val="20"/>
              </w:rPr>
            </m:ctrlPr>
          </m:sSubPr>
          <m:e>
            <m:r>
              <m:rPr>
                <m:nor/>
              </m:rPr>
              <w:rPr>
                <w:rFonts w:ascii="Arial" w:hAnsi="Arial" w:cs="Arial"/>
                <w:sz w:val="20"/>
                <w:szCs w:val="20"/>
              </w:rPr>
              <m:t>H</m:t>
            </m:r>
          </m:e>
          <m:sub>
            <m:r>
              <w:rPr>
                <w:rFonts w:ascii="Cambria Math" w:hAnsi="Cambria Math" w:cs="Arial"/>
                <w:sz w:val="20"/>
                <w:szCs w:val="20"/>
              </w:rPr>
              <m:t>2</m:t>
            </m:r>
          </m:sub>
        </m:sSub>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flux is buffered by AOX (</w:t>
      </w:r>
      <w:r w:rsidRPr="00120151">
        <w:rPr>
          <w:rFonts w:ascii="Arial" w:hAnsi="Arial" w:cs="Arial"/>
          <w:i/>
          <w:iCs/>
          <w:sz w:val="20"/>
          <w:szCs w:val="20"/>
        </w:rPr>
        <w:t>AOX1D</w:t>
      </w:r>
      <w:r w:rsidRPr="00120151">
        <w:rPr>
          <w:rFonts w:ascii="Arial" w:hAnsi="Arial" w:cs="Arial"/>
          <w:sz w:val="20"/>
          <w:szCs w:val="20"/>
        </w:rPr>
        <w:t>) and scavenged by Catalase (</w:t>
      </w:r>
      <w:r w:rsidRPr="00120151">
        <w:rPr>
          <w:rFonts w:ascii="Arial" w:hAnsi="Arial" w:cs="Arial"/>
          <w:i/>
          <w:iCs/>
          <w:sz w:val="20"/>
          <w:szCs w:val="20"/>
        </w:rPr>
        <w:t>CAT3</w:t>
      </w:r>
      <w:r w:rsidRPr="00120151">
        <w:rPr>
          <w:rFonts w:ascii="Arial" w:hAnsi="Arial" w:cs="Arial"/>
          <w:sz w:val="20"/>
          <w:szCs w:val="20"/>
        </w:rPr>
        <w:t>).</w:t>
      </w:r>
      <w:r w:rsidRPr="00120151">
        <w:rPr>
          <w:rFonts w:ascii="Arial" w:hAnsi="Arial" w:cs="Arial"/>
          <w:sz w:val="20"/>
          <w:szCs w:val="20"/>
        </w:rPr>
        <w:br/>
      </w:r>
      <w:r w:rsidRPr="00120151">
        <w:rPr>
          <w:rFonts w:ascii="Arial" w:hAnsi="Arial" w:cs="Arial"/>
          <w:b/>
          <w:bCs/>
          <w:sz w:val="20"/>
          <w:szCs w:val="20"/>
        </w:rPr>
        <w:t>(c) Multi-Omics Empirical Overlap (OSDR OSD-782 vs. Parmagnani 2022 NNMF):</w:t>
      </w:r>
      <w:r w:rsidRPr="00120151">
        <w:rPr>
          <w:rFonts w:ascii="Arial" w:hAnsi="Arial" w:cs="Arial"/>
          <w:sz w:val="20"/>
          <w:szCs w:val="20"/>
        </w:rPr>
        <w:t xml:space="preserve"> Concordant transcriptional response between ionizing radiation (cesium-137 gamma, 1 Gy, orange bars) and near-null field exposure (~30 nT, blue bars) in </w:t>
      </w:r>
      <w:r w:rsidRPr="00120151">
        <w:rPr>
          <w:rFonts w:ascii="Arial" w:hAnsi="Arial" w:cs="Arial"/>
          <w:i/>
          <w:iCs/>
          <w:sz w:val="20"/>
          <w:szCs w:val="20"/>
        </w:rPr>
        <w:t>Arabidopsis</w:t>
      </w:r>
      <w:r w:rsidRPr="00120151">
        <w:rPr>
          <w:rFonts w:ascii="Arial" w:hAnsi="Arial" w:cs="Arial"/>
          <w:sz w:val="20"/>
          <w:szCs w:val="20"/>
        </w:rPr>
        <w:t>. Both stressors induce robust upregulation of Alternative Oxidase 1D (</w:t>
      </w:r>
      <w:r w:rsidRPr="00120151">
        <w:rPr>
          <w:rFonts w:ascii="Arial" w:hAnsi="Arial" w:cs="Arial"/>
          <w:i/>
          <w:iCs/>
          <w:sz w:val="20"/>
          <w:szCs w:val="20"/>
        </w:rPr>
        <w:t>AOX1D</w:t>
      </w:r>
      <w:r w:rsidRPr="00120151">
        <w:rPr>
          <w:rFonts w:ascii="Arial" w:hAnsi="Arial" w:cs="Arial"/>
          <w:sz w:val="20"/>
          <w:szCs w:val="20"/>
        </w:rPr>
        <w:t xml:space="preserve">, AT1G32350; </w:t>
      </w:r>
      <m:oMath>
        <m:r>
          <m:rPr>
            <m:sty m:val="p"/>
          </m:rPr>
          <w:rPr>
            <w:rFonts w:ascii="Cambria Math" w:hAnsi="Cambria Math" w:cs="Arial"/>
            <w:sz w:val="20"/>
            <w:szCs w:val="20"/>
          </w:rPr>
          <m:t>+</m:t>
        </m:r>
        <m:r>
          <w:rPr>
            <w:rFonts w:ascii="Cambria Math" w:hAnsi="Cambria Math" w:cs="Arial"/>
            <w:sz w:val="20"/>
            <w:szCs w:val="20"/>
          </w:rPr>
          <m:t>3.96 </m:t>
        </m:r>
        <m:sSub>
          <m:sSubPr>
            <m:ctrlPr>
              <w:rPr>
                <w:rFonts w:ascii="Cambria Math" w:hAnsi="Cambria Math" w:cs="Arial"/>
                <w:sz w:val="20"/>
                <w:szCs w:val="20"/>
              </w:rPr>
            </m:ctrlPr>
          </m:sSubPr>
          <m:e>
            <m:r>
              <m:rPr>
                <m:sty m:val="p"/>
              </m:rPr>
              <w:rPr>
                <w:rFonts w:ascii="Cambria Math" w:hAnsi="Cambria Math" w:cs="Arial"/>
                <w:sz w:val="20"/>
                <w:szCs w:val="20"/>
              </w:rPr>
              <m:t>log</m:t>
            </m:r>
          </m:e>
          <m:sub>
            <m:r>
              <w:rPr>
                <w:rFonts w:ascii="Cambria Math" w:hAnsi="Cambria Math" w:cs="Arial"/>
                <w:sz w:val="20"/>
                <w:szCs w:val="20"/>
              </w:rPr>
              <m:t>2</m:t>
            </m:r>
          </m:sub>
        </m:sSub>
        <m:r>
          <m:rPr>
            <m:nor/>
          </m:rPr>
          <w:rPr>
            <w:rFonts w:ascii="Arial" w:hAnsi="Arial" w:cs="Arial"/>
            <w:sz w:val="20"/>
            <w:szCs w:val="20"/>
          </w:rPr>
          <m:t>FC</m:t>
        </m:r>
      </m:oMath>
      <w:r w:rsidRPr="00120151">
        <w:rPr>
          <w:rFonts w:ascii="Arial" w:hAnsi="Arial" w:cs="Arial"/>
          <w:sz w:val="20"/>
          <w:szCs w:val="20"/>
        </w:rPr>
        <w:t xml:space="preserve"> in radiation, </w:t>
      </w:r>
      <m:oMath>
        <m:r>
          <m:rPr>
            <m:sty m:val="p"/>
          </m:rPr>
          <w:rPr>
            <w:rFonts w:ascii="Cambria Math" w:hAnsi="Cambria Math" w:cs="Arial"/>
            <w:sz w:val="20"/>
            <w:szCs w:val="20"/>
          </w:rPr>
          <m:t>+</m:t>
        </m:r>
        <m:r>
          <w:rPr>
            <w:rFonts w:ascii="Cambria Math" w:hAnsi="Cambria Math" w:cs="Arial"/>
            <w:sz w:val="20"/>
            <w:szCs w:val="20"/>
          </w:rPr>
          <m:t>0.73</m:t>
        </m:r>
      </m:oMath>
      <w:r w:rsidRPr="00120151">
        <w:rPr>
          <w:rFonts w:ascii="Arial" w:hAnsi="Arial" w:cs="Arial"/>
          <w:sz w:val="20"/>
          <w:szCs w:val="20"/>
        </w:rPr>
        <w:t xml:space="preserve"> in NNMF) and Catalase 3 (</w:t>
      </w:r>
      <w:r w:rsidRPr="00120151">
        <w:rPr>
          <w:rFonts w:ascii="Arial" w:hAnsi="Arial" w:cs="Arial"/>
          <w:i/>
          <w:iCs/>
          <w:sz w:val="20"/>
          <w:szCs w:val="20"/>
        </w:rPr>
        <w:t>CAT3</w:t>
      </w:r>
      <w:r w:rsidRPr="00120151">
        <w:rPr>
          <w:rFonts w:ascii="Arial" w:hAnsi="Arial" w:cs="Arial"/>
          <w:sz w:val="20"/>
          <w:szCs w:val="20"/>
        </w:rPr>
        <w:t xml:space="preserve">, AT1G20630; </w:t>
      </w:r>
      <m:oMath>
        <m:r>
          <m:rPr>
            <m:sty m:val="p"/>
          </m:rPr>
          <w:rPr>
            <w:rFonts w:ascii="Cambria Math" w:hAnsi="Cambria Math" w:cs="Arial"/>
            <w:sz w:val="20"/>
            <w:szCs w:val="20"/>
          </w:rPr>
          <m:t>+</m:t>
        </m:r>
        <m:r>
          <w:rPr>
            <w:rFonts w:ascii="Cambria Math" w:hAnsi="Cambria Math" w:cs="Arial"/>
            <w:sz w:val="20"/>
            <w:szCs w:val="20"/>
          </w:rPr>
          <m:t>0.91</m:t>
        </m:r>
      </m:oMath>
      <w:r w:rsidRPr="00120151">
        <w:rPr>
          <w:rFonts w:ascii="Arial" w:hAnsi="Arial" w:cs="Arial"/>
          <w:sz w:val="20"/>
          <w:szCs w:val="20"/>
        </w:rPr>
        <w:t xml:space="preserve"> in radiation, </w:t>
      </w:r>
      <m:oMath>
        <m:r>
          <m:rPr>
            <m:sty m:val="p"/>
          </m:rPr>
          <w:rPr>
            <w:rFonts w:ascii="Cambria Math" w:hAnsi="Cambria Math" w:cs="Arial"/>
            <w:sz w:val="20"/>
            <w:szCs w:val="20"/>
          </w:rPr>
          <m:t>+</m:t>
        </m:r>
        <m:r>
          <w:rPr>
            <w:rFonts w:ascii="Cambria Math" w:hAnsi="Cambria Math" w:cs="Arial"/>
            <w:sz w:val="20"/>
            <w:szCs w:val="20"/>
          </w:rPr>
          <m:t>0.94</m:t>
        </m:r>
      </m:oMath>
      <w:r w:rsidRPr="00120151">
        <w:rPr>
          <w:rFonts w:ascii="Arial" w:hAnsi="Arial" w:cs="Arial"/>
          <w:sz w:val="20"/>
          <w:szCs w:val="20"/>
        </w:rPr>
        <w:t xml:space="preserve"> in NNMF). Non-concordant loci (</w:t>
      </w:r>
      <w:r w:rsidRPr="00120151">
        <w:rPr>
          <w:rFonts w:ascii="Arial" w:hAnsi="Arial" w:cs="Arial"/>
          <w:i/>
          <w:iCs/>
          <w:sz w:val="20"/>
          <w:szCs w:val="20"/>
        </w:rPr>
        <w:t>AOX2</w:t>
      </w:r>
      <w:r w:rsidRPr="00120151">
        <w:rPr>
          <w:rFonts w:ascii="Arial" w:hAnsi="Arial" w:cs="Arial"/>
          <w:sz w:val="20"/>
          <w:szCs w:val="20"/>
        </w:rPr>
        <w:t xml:space="preserve">, </w:t>
      </w:r>
      <w:r w:rsidRPr="00120151">
        <w:rPr>
          <w:rFonts w:ascii="Arial" w:hAnsi="Arial" w:cs="Arial"/>
          <w:i/>
          <w:iCs/>
          <w:sz w:val="20"/>
          <w:szCs w:val="20"/>
        </w:rPr>
        <w:t>GSTU25</w:t>
      </w:r>
      <w:r w:rsidRPr="00120151">
        <w:rPr>
          <w:rFonts w:ascii="Arial" w:hAnsi="Arial" w:cs="Arial"/>
          <w:sz w:val="20"/>
          <w:szCs w:val="20"/>
        </w:rPr>
        <w:t>) highlight gene-family divergence.</w:t>
      </w:r>
      <w:r w:rsidRPr="00120151">
        <w:rPr>
          <w:rFonts w:ascii="Arial" w:hAnsi="Arial" w:cs="Arial"/>
          <w:sz w:val="20"/>
          <w:szCs w:val="20"/>
        </w:rPr>
        <w:br/>
      </w:r>
      <w:r w:rsidRPr="00120151">
        <w:rPr>
          <w:rFonts w:ascii="Arial" w:hAnsi="Arial" w:cs="Arial"/>
          <w:b/>
          <w:bCs/>
          <w:sz w:val="20"/>
          <w:szCs w:val="20"/>
        </w:rPr>
        <w:t>(d) Cross-Kingdom Spaceflight Convergence (Plant BLSS vs. Human Astronaut Health):</w:t>
      </w:r>
      <w:r w:rsidRPr="00120151">
        <w:rPr>
          <w:rFonts w:ascii="Arial" w:hAnsi="Arial" w:cs="Arial"/>
          <w:sz w:val="20"/>
          <w:szCs w:val="20"/>
        </w:rPr>
        <w:t xml:space="preserve"> Conserved spaceflight mitochondrial phenotype. In plants, the mitochondrial ETC, AOX bypass, and Fe-S cluster </w:t>
      </w:r>
      <w:r w:rsidRPr="00120151">
        <w:rPr>
          <w:rFonts w:ascii="Arial" w:hAnsi="Arial" w:cs="Arial"/>
          <w:sz w:val="20"/>
          <w:szCs w:val="20"/>
        </w:rPr>
        <w:lastRenderedPageBreak/>
        <w:t>turnover buffer hypomagnetic and radiation stress to preserve BLSS crop yield. In astronauts, mitochondrial dysregulation represents the single most conserved systemic spaceflight lesion (NASA Twins Study; Afshinnekoo et al. [67]), linking plant bioenergetics directly to crew health and food security.</w:t>
      </w:r>
    </w:p>
    <w:p w14:paraId="7D928C27" w14:textId="77777777" w:rsidR="002518D0" w:rsidRPr="00120151" w:rsidRDefault="00000000">
      <w:pPr>
        <w:pStyle w:val="Heading3"/>
        <w:rPr>
          <w:rFonts w:ascii="Arial" w:hAnsi="Arial" w:cs="Arial"/>
        </w:rPr>
      </w:pPr>
      <w:bookmarkStart w:id="113" w:name="exploration-atmosphere-the-gas-balance"/>
      <w:r w:rsidRPr="00120151">
        <w:rPr>
          <w:rFonts w:ascii="Arial" w:hAnsi="Arial" w:cs="Arial"/>
        </w:rPr>
        <w:t>4.1 Exploration Atmosphere &amp; The Gas Balance</w:t>
      </w:r>
    </w:p>
    <w:p w14:paraId="7A17B4D1" w14:textId="77777777" w:rsidR="002518D0" w:rsidRPr="00120151" w:rsidRDefault="00000000">
      <w:pPr>
        <w:pStyle w:val="FirstParagraph"/>
        <w:rPr>
          <w:rFonts w:ascii="Arial" w:hAnsi="Arial" w:cs="Arial"/>
        </w:rPr>
      </w:pPr>
      <w:r w:rsidRPr="00120151">
        <w:rPr>
          <w:rFonts w:ascii="Arial" w:hAnsi="Arial" w:cs="Arial"/>
        </w:rPr>
        <w:t xml:space="preserve">NASA’s standard Exploration Atmosphere for lunar transit and surface habitat modules specifies a reduced total pressure of </w:t>
      </w:r>
      <m:oMath>
        <m:r>
          <w:rPr>
            <w:rFonts w:ascii="Cambria Math" w:hAnsi="Cambria Math" w:cs="Arial"/>
          </w:rPr>
          <m:t>56.5</m:t>
        </m:r>
        <m:r>
          <m:rPr>
            <m:nor/>
          </m:rPr>
          <w:rPr>
            <w:rFonts w:ascii="Arial" w:hAnsi="Arial" w:cs="Arial"/>
          </w:rPr>
          <m:t xml:space="preserve"> kPa</m:t>
        </m:r>
        <m:r>
          <m:rPr>
            <m:sty m:val="p"/>
          </m:rPr>
          <w:rPr>
            <w:rFonts w:ascii="Cambria Math" w:hAnsi="Cambria Math" w:cs="Arial"/>
          </w:rPr>
          <m:t>(</m:t>
        </m:r>
        <m:r>
          <w:rPr>
            <w:rFonts w:ascii="Cambria Math" w:hAnsi="Cambria Math" w:cs="Arial"/>
          </w:rPr>
          <m:t>8.2</m:t>
        </m:r>
        <m:r>
          <m:rPr>
            <m:nor/>
          </m:rPr>
          <w:rPr>
            <w:rFonts w:ascii="Arial" w:hAnsi="Arial" w:cs="Arial"/>
          </w:rPr>
          <m:t xml:space="preserve"> psia</m:t>
        </m:r>
        <m:r>
          <m:rPr>
            <m:sty m:val="p"/>
          </m:rPr>
          <w:rPr>
            <w:rFonts w:ascii="Cambria Math" w:hAnsi="Cambria Math" w:cs="Arial"/>
          </w:rPr>
          <m:t>)</m:t>
        </m:r>
      </m:oMath>
      <w:r w:rsidRPr="00120151">
        <w:rPr>
          <w:rFonts w:ascii="Arial" w:hAnsi="Arial" w:cs="Arial"/>
        </w:rPr>
        <w:t xml:space="preserve"> with an elevated oxygen fraction of </w:t>
      </w:r>
      <m:oMath>
        <m:r>
          <w:rPr>
            <w:rFonts w:ascii="Cambria Math" w:hAnsi="Cambria Math" w:cs="Arial"/>
          </w:rPr>
          <m:t>34</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providing an equivalent sea-level alveolar oxygen partial pressure (</w:t>
      </w:r>
      <m:oMath>
        <m:sSub>
          <m:sSubPr>
            <m:ctrlPr>
              <w:rPr>
                <w:rFonts w:ascii="Cambria Math" w:hAnsi="Cambria Math" w:cs="Arial"/>
              </w:rPr>
            </m:ctrlPr>
          </m:sSubPr>
          <m:e>
            <m:r>
              <w:rPr>
                <w:rFonts w:ascii="Cambria Math" w:hAnsi="Cambria Math" w:cs="Arial"/>
              </w:rPr>
              <m:t>p</m:t>
            </m:r>
          </m:e>
          <m:sub>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sub>
        </m:sSub>
        <m:r>
          <m:rPr>
            <m:sty m:val="p"/>
          </m:rPr>
          <w:rPr>
            <w:rFonts w:ascii="Cambria Math" w:hAnsi="Cambria Math" w:cs="Arial"/>
          </w:rPr>
          <m:t>≈</m:t>
        </m:r>
        <m:r>
          <w:rPr>
            <w:rFonts w:ascii="Cambria Math" w:hAnsi="Cambria Math" w:cs="Arial"/>
          </w:rPr>
          <m:t>19.2</m:t>
        </m:r>
        <m:r>
          <m:rPr>
            <m:nor/>
          </m:rPr>
          <w:rPr>
            <w:rFonts w:ascii="Arial" w:hAnsi="Arial" w:cs="Arial"/>
          </w:rPr>
          <m:t xml:space="preserve"> kPa</m:t>
        </m:r>
      </m:oMath>
      <w:r w:rsidRPr="00120151">
        <w:rPr>
          <w:rFonts w:ascii="Arial" w:hAnsi="Arial" w:cs="Arial"/>
        </w:rPr>
        <w:t xml:space="preserve">) to prevent hypoxia while reducing extravehicular activity (EVA) pre-breathe times [8,66]. Concurrently, human metabolic exhalation elevates cabin carbon dioxide levels to </w:t>
      </w:r>
      <m:oMath>
        <m:r>
          <w:rPr>
            <w:rFonts w:ascii="Cambria Math" w:hAnsi="Cambria Math" w:cs="Arial"/>
          </w:rPr>
          <m:t>1200</m:t>
        </m:r>
        <m:r>
          <m:rPr>
            <m:nor/>
          </m:rPr>
          <w:rPr>
            <w:rFonts w:ascii="Arial" w:hAnsi="Arial" w:cs="Arial"/>
          </w:rPr>
          <m:t>–</m:t>
        </m:r>
        <m:r>
          <w:rPr>
            <w:rFonts w:ascii="Cambria Math" w:hAnsi="Cambria Math" w:cs="Arial"/>
          </w:rPr>
          <m:t>3000</m:t>
        </m:r>
        <m:r>
          <m:rPr>
            <m:nor/>
          </m:rPr>
          <w:rPr>
            <w:rFonts w:ascii="Arial" w:hAnsi="Arial" w:cs="Arial"/>
          </w:rPr>
          <m:t xml:space="preserve"> ppm</m:t>
        </m:r>
      </m:oMath>
      <w:r w:rsidRPr="00120151">
        <w:rPr>
          <w:rFonts w:ascii="Arial" w:hAnsi="Arial" w:cs="Arial"/>
          <w:b/>
          <w:bCs/>
        </w:rPr>
        <w:t xml:space="preserve"> (</w:t>
      </w:r>
      <m:oMath>
        <m:r>
          <w:rPr>
            <w:rFonts w:ascii="Cambria Math" w:hAnsi="Cambria Math" w:cs="Arial"/>
          </w:rPr>
          <m:t>0.12</m:t>
        </m:r>
        <m:r>
          <m:rPr>
            <m:nor/>
          </m:rPr>
          <w:rPr>
            <w:rFonts w:ascii="Arial" w:hAnsi="Arial" w:cs="Arial"/>
          </w:rPr>
          <m:t>–</m:t>
        </m:r>
        <m:r>
          <w:rPr>
            <w:rFonts w:ascii="Cambria Math" w:hAnsi="Cambria Math" w:cs="Arial"/>
          </w:rPr>
          <m:t>0.30</m:t>
        </m:r>
        <m:r>
          <m:rPr>
            <m:nor/>
          </m:rPr>
          <w:rPr>
            <w:rFonts w:ascii="Arial" w:hAnsi="Arial" w:cs="Arial"/>
          </w:rPr>
          <m:t xml:space="preserve"> kPa</m:t>
        </m:r>
        <m:sSub>
          <m:sSubPr>
            <m:ctrlPr>
              <w:rPr>
                <w:rFonts w:ascii="Cambria Math" w:hAnsi="Cambria Math" w:cs="Arial"/>
              </w:rPr>
            </m:ctrlPr>
          </m:sSubPr>
          <m:e>
            <m:r>
              <w:rPr>
                <w:rFonts w:ascii="Cambria Math" w:hAnsi="Cambria Math" w:cs="Arial"/>
              </w:rPr>
              <m:t>p</m:t>
            </m:r>
          </m:e>
          <m:sub>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sub>
        </m:sSub>
      </m:oMath>
      <w:r w:rsidRPr="00120151">
        <w:rPr>
          <w:rFonts w:ascii="Arial" w:hAnsi="Arial" w:cs="Arial"/>
          <w:b/>
          <w:bCs/>
        </w:rPr>
        <w:t>)</w:t>
      </w:r>
      <w:r w:rsidRPr="00120151">
        <w:rPr>
          <w:rFonts w:ascii="Arial" w:hAnsi="Arial" w:cs="Arial"/>
        </w:rPr>
        <w:t>, roughly 3 to 7 times higher than Earth ambient levels (</w:t>
      </w:r>
      <m:oMath>
        <m:r>
          <w:rPr>
            <w:rFonts w:ascii="Cambria Math" w:hAnsi="Cambria Math" w:cs="Arial"/>
          </w:rPr>
          <m:t>420</m:t>
        </m:r>
        <m:r>
          <m:rPr>
            <m:nor/>
          </m:rPr>
          <w:rPr>
            <w:rFonts w:ascii="Arial" w:hAnsi="Arial" w:cs="Arial"/>
          </w:rPr>
          <m:t xml:space="preserve"> ppm</m:t>
        </m:r>
      </m:oMath>
      <w:r w:rsidRPr="00120151">
        <w:rPr>
          <w:rFonts w:ascii="Arial" w:hAnsi="Arial" w:cs="Arial"/>
        </w:rPr>
        <w:t>) [5,7].</w:t>
      </w:r>
    </w:p>
    <w:p w14:paraId="7DF12151" w14:textId="77777777" w:rsidR="00120151" w:rsidRDefault="00000000">
      <w:pPr>
        <w:pStyle w:val="BodyText"/>
        <w:rPr>
          <w:rFonts w:ascii="Arial" w:hAnsi="Arial" w:cs="Arial"/>
        </w:rPr>
      </w:pPr>
      <w:r w:rsidRPr="00120151">
        <w:rPr>
          <w:rFonts w:ascii="Arial" w:hAnsi="Arial" w:cs="Arial"/>
        </w:rPr>
        <w:t xml:space="preserve">This atmospheric regime fundamentally reshapes plant respiratory and photosynthetic metabolism: </w:t>
      </w:r>
    </w:p>
    <w:p w14:paraId="09BA4479" w14:textId="77777777" w:rsidR="00120151" w:rsidRDefault="00000000">
      <w:pPr>
        <w:pStyle w:val="BodyText"/>
        <w:rPr>
          <w:rFonts w:ascii="Arial" w:hAnsi="Arial" w:cs="Arial"/>
        </w:rPr>
      </w:pPr>
      <w:r w:rsidRPr="00120151">
        <w:rPr>
          <w:rFonts w:ascii="Arial" w:hAnsi="Arial" w:cs="Arial"/>
          <w:b/>
          <w:bCs/>
        </w:rPr>
        <w:t>Peroxisomal Photorespiration Suppression:</w:t>
      </w:r>
      <w:r w:rsidRPr="00120151">
        <w:rPr>
          <w:rFonts w:ascii="Arial" w:hAnsi="Arial" w:cs="Arial"/>
        </w:rPr>
        <w:t xml:space="preserve"> In illuminated leaves, RuBisCO catalyzes both carboxylation (</w:t>
      </w:r>
      <m:oMath>
        <m:r>
          <w:rPr>
            <w:rFonts w:ascii="Cambria Math" w:hAnsi="Cambria Math" w:cs="Arial"/>
          </w:rPr>
          <m:t>C</m:t>
        </m:r>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oMath>
      <w:r w:rsidRPr="00120151">
        <w:rPr>
          <w:rFonts w:ascii="Arial" w:hAnsi="Arial" w:cs="Arial"/>
        </w:rPr>
        <w:t xml:space="preserve"> fixation into 3-PGA) and oxygenation (</w:t>
      </w:r>
      <m:oMath>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oMath>
      <w:r w:rsidRPr="00120151">
        <w:rPr>
          <w:rFonts w:ascii="Arial" w:hAnsi="Arial" w:cs="Arial"/>
        </w:rPr>
        <w:t xml:space="preserve"> fixation yielding 2-phosphoglycolate). Elevated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oMath>
      <w:r w:rsidRPr="00120151">
        <w:rPr>
          <w:rFonts w:ascii="Arial" w:hAnsi="Arial" w:cs="Arial"/>
        </w:rPr>
        <w:t xml:space="preserve"> (</w:t>
      </w:r>
      <m:oMath>
        <m:r>
          <m:rPr>
            <m:sty m:val="p"/>
          </m:rPr>
          <w:rPr>
            <w:rFonts w:ascii="Cambria Math" w:hAnsi="Cambria Math" w:cs="Arial"/>
          </w:rPr>
          <m:t>&gt;</m:t>
        </m:r>
        <m:r>
          <w:rPr>
            <w:rFonts w:ascii="Cambria Math" w:hAnsi="Cambria Math" w:cs="Arial"/>
          </w:rPr>
          <m:t>1200</m:t>
        </m:r>
        <m:r>
          <m:rPr>
            <m:nor/>
          </m:rPr>
          <w:rPr>
            <w:rFonts w:ascii="Arial" w:hAnsi="Arial" w:cs="Arial"/>
          </w:rPr>
          <m:t xml:space="preserve"> ppm</m:t>
        </m:r>
      </m:oMath>
      <w:r w:rsidRPr="00120151">
        <w:rPr>
          <w:rFonts w:ascii="Arial" w:hAnsi="Arial" w:cs="Arial"/>
        </w:rPr>
        <w:t xml:space="preserve">) competitively inhibits RuBisCO oxygenation, suppressing the photorespiratory cycle. Because photorespiration shunts glycolate to peroxisomes where glycolate oxidase produces vast quantities of </w:t>
      </w:r>
      <m:oMath>
        <m:sSub>
          <m:sSubPr>
            <m:ctrlPr>
              <w:rPr>
                <w:rFonts w:ascii="Cambria Math" w:hAnsi="Cambria Math" w:cs="Arial"/>
              </w:rPr>
            </m:ctrlPr>
          </m:sSubPr>
          <m:e>
            <m:r>
              <m:rPr>
                <m:nor/>
              </m:rPr>
              <w:rPr>
                <w:rFonts w:ascii="Arial" w:hAnsi="Arial" w:cs="Arial"/>
              </w:rPr>
              <m:t>H</m:t>
            </m:r>
          </m:e>
          <m:sub>
            <m:r>
              <w:rPr>
                <w:rFonts w:ascii="Cambria Math" w:hAnsi="Cambria Math" w:cs="Arial"/>
              </w:rPr>
              <m:t>2</m:t>
            </m:r>
          </m:sub>
        </m:sSub>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xml:space="preserve">, elevated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oMath>
      <w:r w:rsidRPr="00120151">
        <w:rPr>
          <w:rFonts w:ascii="Arial" w:hAnsi="Arial" w:cs="Arial"/>
        </w:rPr>
        <w:t xml:space="preserve"> drastically lowers peroxisomal </w:t>
      </w:r>
      <m:oMath>
        <m:sSub>
          <m:sSubPr>
            <m:ctrlPr>
              <w:rPr>
                <w:rFonts w:ascii="Cambria Math" w:hAnsi="Cambria Math" w:cs="Arial"/>
              </w:rPr>
            </m:ctrlPr>
          </m:sSubPr>
          <m:e>
            <m:r>
              <m:rPr>
                <m:nor/>
              </m:rPr>
              <w:rPr>
                <w:rFonts w:ascii="Arial" w:hAnsi="Arial" w:cs="Arial"/>
              </w:rPr>
              <m:t>H</m:t>
            </m:r>
          </m:e>
          <m:sub>
            <m:r>
              <w:rPr>
                <w:rFonts w:ascii="Cambria Math" w:hAnsi="Cambria Math" w:cs="Arial"/>
              </w:rPr>
              <m:t>2</m:t>
            </m:r>
          </m:sub>
        </m:sSub>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xml:space="preserve"> production [40,68]. </w:t>
      </w:r>
    </w:p>
    <w:p w14:paraId="7364C261" w14:textId="77777777" w:rsidR="00120151" w:rsidRDefault="00000000">
      <w:pPr>
        <w:pStyle w:val="BodyText"/>
        <w:rPr>
          <w:rFonts w:ascii="Arial" w:hAnsi="Arial" w:cs="Arial"/>
        </w:rPr>
      </w:pPr>
      <w:r w:rsidRPr="00120151">
        <w:rPr>
          <w:rFonts w:ascii="Arial" w:hAnsi="Arial" w:cs="Arial"/>
          <w:b/>
          <w:bCs/>
        </w:rPr>
        <w:t>Mitochondrial Oxygen Terminal Balance:</w:t>
      </w:r>
      <w:r w:rsidRPr="00120151">
        <w:rPr>
          <w:rFonts w:ascii="Arial" w:hAnsi="Arial" w:cs="Arial"/>
        </w:rPr>
        <w:t xml:space="preserve"> While peroxisomal ROS generation declines under high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oMath>
      <w:r w:rsidRPr="00120151">
        <w:rPr>
          <w:rFonts w:ascii="Arial" w:hAnsi="Arial" w:cs="Arial"/>
        </w:rPr>
        <w:t xml:space="preserve">, hypobaric pressure accelerates gas diffusivity, altering intracellular dissolved </w:t>
      </w:r>
      <m:oMath>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oMath>
      <w:r w:rsidRPr="00120151">
        <w:rPr>
          <w:rFonts w:ascii="Arial" w:hAnsi="Arial" w:cs="Arial"/>
        </w:rPr>
        <w:t xml:space="preserve"> concentrations in dense seed and root tissues. Mitochondria possess two terminal oxidases with dramatically different oxygen affinities [60]: </w:t>
      </w:r>
    </w:p>
    <w:p w14:paraId="4349D490" w14:textId="77777777" w:rsidR="00120151" w:rsidRDefault="00000000">
      <w:pPr>
        <w:pStyle w:val="BodyText"/>
        <w:rPr>
          <w:rFonts w:ascii="Arial" w:hAnsi="Arial" w:cs="Arial"/>
        </w:rPr>
      </w:pPr>
      <w:r w:rsidRPr="00120151">
        <w:rPr>
          <w:rFonts w:ascii="Arial" w:hAnsi="Arial" w:cs="Arial"/>
        </w:rPr>
        <w:t xml:space="preserve">1. </w:t>
      </w:r>
      <w:r w:rsidRPr="00120151">
        <w:rPr>
          <w:rFonts w:ascii="Arial" w:hAnsi="Arial" w:cs="Arial"/>
          <w:b/>
          <w:bCs/>
        </w:rPr>
        <w:t xml:space="preserve">Cytochrome </w:t>
      </w:r>
      <m:oMath>
        <m:r>
          <w:rPr>
            <w:rFonts w:ascii="Cambria Math" w:hAnsi="Cambria Math" w:cs="Arial"/>
          </w:rPr>
          <m:t>c</m:t>
        </m:r>
      </m:oMath>
      <w:r w:rsidRPr="00120151">
        <w:rPr>
          <w:rFonts w:ascii="Arial" w:hAnsi="Arial" w:cs="Arial"/>
          <w:b/>
          <w:bCs/>
        </w:rPr>
        <w:t xml:space="preserve"> Oxidase (COX, Complex IV):</w:t>
      </w:r>
      <w:r w:rsidRPr="00120151">
        <w:rPr>
          <w:rFonts w:ascii="Arial" w:hAnsi="Arial" w:cs="Arial"/>
        </w:rPr>
        <w:t xml:space="preserve"> High affinity for </w:t>
      </w:r>
      <m:oMath>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oMath>
      <w:r w:rsidRPr="00120151">
        <w:rPr>
          <w:rFonts w:ascii="Arial" w:hAnsi="Arial" w:cs="Arial"/>
        </w:rPr>
        <w:t xml:space="preserve"> (</w:t>
      </w:r>
      <m:oMath>
        <m:sSub>
          <m:sSubPr>
            <m:ctrlPr>
              <w:rPr>
                <w:rFonts w:ascii="Cambria Math" w:hAnsi="Cambria Math" w:cs="Arial"/>
              </w:rPr>
            </m:ctrlPr>
          </m:sSubPr>
          <m:e>
            <m:r>
              <w:rPr>
                <w:rFonts w:ascii="Cambria Math" w:hAnsi="Cambria Math" w:cs="Arial"/>
              </w:rPr>
              <m:t>K</m:t>
            </m:r>
          </m:e>
          <m:sub>
            <m:r>
              <w:rPr>
                <w:rFonts w:ascii="Cambria Math" w:hAnsi="Cambria Math" w:cs="Arial"/>
              </w:rPr>
              <m:t>m</m:t>
            </m:r>
          </m:sub>
        </m:sSub>
        <m:r>
          <m:rPr>
            <m:sty m:val="p"/>
          </m:rPr>
          <w:rPr>
            <w:rFonts w:ascii="Cambria Math" w:hAnsi="Cambria Math" w:cs="Arial"/>
          </w:rPr>
          <m:t>&lt;</m:t>
        </m:r>
        <m:r>
          <w:rPr>
            <w:rFonts w:ascii="Cambria Math" w:hAnsi="Cambria Math" w:cs="Arial"/>
          </w:rPr>
          <m:t>0.14 μ</m:t>
        </m:r>
        <m:r>
          <m:rPr>
            <m:nor/>
          </m:rPr>
          <w:rPr>
            <w:rFonts w:ascii="Arial" w:hAnsi="Arial" w:cs="Arial"/>
          </w:rPr>
          <m:t>M</m:t>
        </m:r>
      </m:oMath>
      <w:r w:rsidRPr="00120151">
        <w:rPr>
          <w:rFonts w:ascii="Arial" w:hAnsi="Arial" w:cs="Arial"/>
        </w:rPr>
        <w:t xml:space="preserve">); coupled to proton extrusion across the inner membrane; generates ATP. </w:t>
      </w:r>
    </w:p>
    <w:p w14:paraId="7A80B17B" w14:textId="7B81F2BA" w:rsidR="002518D0" w:rsidRPr="00120151" w:rsidRDefault="00000000">
      <w:pPr>
        <w:pStyle w:val="BodyText"/>
        <w:rPr>
          <w:rFonts w:ascii="Arial" w:hAnsi="Arial" w:cs="Arial"/>
        </w:rPr>
      </w:pPr>
      <w:r w:rsidRPr="00120151">
        <w:rPr>
          <w:rFonts w:ascii="Arial" w:hAnsi="Arial" w:cs="Arial"/>
        </w:rPr>
        <w:t xml:space="preserve">2. </w:t>
      </w:r>
      <w:r w:rsidRPr="00120151">
        <w:rPr>
          <w:rFonts w:ascii="Arial" w:hAnsi="Arial" w:cs="Arial"/>
          <w:b/>
          <w:bCs/>
        </w:rPr>
        <w:t>Alternative Oxidase (AOX):</w:t>
      </w:r>
      <w:r w:rsidRPr="00120151">
        <w:rPr>
          <w:rFonts w:ascii="Arial" w:hAnsi="Arial" w:cs="Arial"/>
        </w:rPr>
        <w:t xml:space="preserve"> Cyanide-resistant, non-proton-pumping terminal oxidase with much lower affinity for </w:t>
      </w:r>
      <m:oMath>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oMath>
      <w:r w:rsidRPr="00120151">
        <w:rPr>
          <w:rFonts w:ascii="Arial" w:hAnsi="Arial" w:cs="Arial"/>
        </w:rPr>
        <w:t xml:space="preserve"> (</w:t>
      </w:r>
      <m:oMath>
        <m:sSub>
          <m:sSubPr>
            <m:ctrlPr>
              <w:rPr>
                <w:rFonts w:ascii="Cambria Math" w:hAnsi="Cambria Math" w:cs="Arial"/>
              </w:rPr>
            </m:ctrlPr>
          </m:sSubPr>
          <m:e>
            <m:r>
              <w:rPr>
                <w:rFonts w:ascii="Cambria Math" w:hAnsi="Cambria Math" w:cs="Arial"/>
              </w:rPr>
              <m:t>K</m:t>
            </m:r>
          </m:e>
          <m:sub>
            <m:r>
              <w:rPr>
                <w:rFonts w:ascii="Cambria Math" w:hAnsi="Cambria Math" w:cs="Arial"/>
              </w:rPr>
              <m:t>m</m:t>
            </m:r>
          </m:sub>
        </m:sSub>
        <m:r>
          <m:rPr>
            <m:sty m:val="p"/>
          </m:rPr>
          <w:rPr>
            <w:rFonts w:ascii="Cambria Math" w:hAnsi="Cambria Math" w:cs="Arial"/>
          </w:rPr>
          <m:t>≈</m:t>
        </m:r>
        <m:r>
          <w:rPr>
            <w:rFonts w:ascii="Cambria Math" w:hAnsi="Cambria Math" w:cs="Arial"/>
          </w:rPr>
          <m:t>10</m:t>
        </m:r>
        <m:r>
          <m:rPr>
            <m:nor/>
          </m:rPr>
          <w:rPr>
            <w:rFonts w:ascii="Arial" w:hAnsi="Arial" w:cs="Arial"/>
          </w:rPr>
          <m:t>–</m:t>
        </m:r>
        <m:r>
          <w:rPr>
            <w:rFonts w:ascii="Cambria Math" w:hAnsi="Cambria Math" w:cs="Arial"/>
          </w:rPr>
          <m:t>20 μ</m:t>
        </m:r>
        <m:r>
          <m:rPr>
            <m:nor/>
          </m:rPr>
          <w:rPr>
            <w:rFonts w:ascii="Arial" w:hAnsi="Arial" w:cs="Arial"/>
          </w:rPr>
          <m:t>M</m:t>
        </m:r>
      </m:oMath>
      <w:r w:rsidRPr="00120151">
        <w:rPr>
          <w:rFonts w:ascii="Arial" w:hAnsi="Arial" w:cs="Arial"/>
        </w:rPr>
        <w:t xml:space="preserve">). AOX directly transfers electrons from the reduced ubiquinol pool to molecular oxygen, reducing </w:t>
      </w:r>
      <m:oMath>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xml:space="preserve"> to water while releasing energy entirely as heat [60,69].</w:t>
      </w:r>
    </w:p>
    <w:p w14:paraId="3625A9C1" w14:textId="77777777" w:rsidR="002518D0" w:rsidRPr="00120151" w:rsidRDefault="00000000">
      <w:pPr>
        <w:pStyle w:val="BodyText"/>
        <w:rPr>
          <w:rFonts w:ascii="Arial" w:hAnsi="Arial" w:cs="Arial"/>
        </w:rPr>
      </w:pPr>
      <w:r w:rsidRPr="00120151">
        <w:rPr>
          <w:rFonts w:ascii="Arial" w:hAnsi="Arial" w:cs="Arial"/>
        </w:rPr>
        <w:t xml:space="preserve">Under conditions where the cytochrome pathway is saturated, restricted, or damaged by spaceflight stressors, </w:t>
      </w:r>
      <w:r w:rsidRPr="00120151">
        <w:rPr>
          <w:rFonts w:ascii="Arial" w:hAnsi="Arial" w:cs="Arial"/>
          <w:b/>
          <w:bCs/>
        </w:rPr>
        <w:t>AOX acts as an essential emergency pressure-relief valve</w:t>
      </w:r>
      <w:r w:rsidRPr="00120151">
        <w:rPr>
          <w:rFonts w:ascii="Arial" w:hAnsi="Arial" w:cs="Arial"/>
        </w:rPr>
        <w:t xml:space="preserve">, preventing electron over-reduction of the ubiquinone pool and suppressing electron leakage to </w:t>
      </w:r>
      <m:oMath>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oMath>
      <w:r w:rsidRPr="00120151">
        <w:rPr>
          <w:rFonts w:ascii="Arial" w:hAnsi="Arial" w:cs="Arial"/>
        </w:rPr>
        <w:t xml:space="preserve"> that would otherwise generate toxic superoxide (</w:t>
      </w:r>
      <m:oMath>
        <m:sSubSup>
          <m:sSubSupPr>
            <m:ctrlPr>
              <w:rPr>
                <w:rFonts w:ascii="Cambria Math" w:hAnsi="Cambria Math" w:cs="Arial"/>
              </w:rPr>
            </m:ctrlPr>
          </m:sSubSupPr>
          <m:e>
            <m:r>
              <w:rPr>
                <w:rFonts w:ascii="Cambria Math" w:hAnsi="Cambria Math" w:cs="Arial"/>
              </w:rPr>
              <m:t>O</m:t>
            </m:r>
          </m:e>
          <m:sub>
            <m:r>
              <w:rPr>
                <w:rFonts w:ascii="Cambria Math" w:hAnsi="Cambria Math" w:cs="Arial"/>
              </w:rPr>
              <m:t>2</m:t>
            </m:r>
          </m:sub>
          <m:sup>
            <m:r>
              <m:rPr>
                <m:sty m:val="p"/>
              </m:rPr>
              <w:rPr>
                <w:rFonts w:ascii="Cambria Math" w:hAnsi="Cambria Math" w:cs="Arial"/>
              </w:rPr>
              <m:t>•-</m:t>
            </m:r>
          </m:sup>
        </m:sSubSup>
      </m:oMath>
      <w:r w:rsidRPr="00120151">
        <w:rPr>
          <w:rFonts w:ascii="Arial" w:hAnsi="Arial" w:cs="Arial"/>
        </w:rPr>
        <w:t>) at Complexes I and III [60,70].</w:t>
      </w:r>
    </w:p>
    <w:p w14:paraId="5DEE2482" w14:textId="77777777" w:rsidR="002518D0" w:rsidRPr="00120151" w:rsidRDefault="00000000">
      <w:pPr>
        <w:pStyle w:val="Heading3"/>
        <w:rPr>
          <w:rFonts w:ascii="Arial" w:hAnsi="Arial" w:cs="Arial"/>
        </w:rPr>
      </w:pPr>
      <w:bookmarkStart w:id="114" w:name="Xb39b9264bedb3c8a3f94924d252feb42e93ab4f"/>
      <w:bookmarkEnd w:id="113"/>
      <w:r w:rsidRPr="00120151">
        <w:rPr>
          <w:rFonts w:ascii="Arial" w:hAnsi="Arial" w:cs="Arial"/>
        </w:rPr>
        <w:t>4.2 Multi-Omics Empirical Convergence: Radiation vs. Near-Null Fields</w:t>
      </w:r>
    </w:p>
    <w:p w14:paraId="13FB6F70" w14:textId="77777777" w:rsidR="002518D0" w:rsidRPr="00120151" w:rsidRDefault="00000000">
      <w:pPr>
        <w:pStyle w:val="FirstParagraph"/>
        <w:rPr>
          <w:rFonts w:ascii="Arial" w:hAnsi="Arial" w:cs="Arial"/>
        </w:rPr>
      </w:pPr>
      <w:r w:rsidRPr="00120151">
        <w:rPr>
          <w:rFonts w:ascii="Arial" w:hAnsi="Arial" w:cs="Arial"/>
        </w:rPr>
        <w:t>In deep space, chronic Galactic Cosmic Radiation (GCR, high-energy protons and HZE nuclei) and episodic Solar Particle Events deposit ionizing energy into biological tissues. Radiation generates free radicals directly through water radiolysis (</w:t>
      </w:r>
      <m:oMath>
        <m:sSub>
          <m:sSubPr>
            <m:ctrlPr>
              <w:rPr>
                <w:rFonts w:ascii="Cambria Math" w:hAnsi="Cambria Math" w:cs="Arial"/>
              </w:rPr>
            </m:ctrlPr>
          </m:sSubPr>
          <m:e>
            <m:r>
              <m:rPr>
                <m:nor/>
              </m:rPr>
              <w:rPr>
                <w:rFonts w:ascii="Arial" w:hAnsi="Arial" w:cs="Arial"/>
              </w:rPr>
              <m:t>H</m:t>
            </m:r>
          </m:e>
          <m:sub>
            <m:r>
              <w:rPr>
                <w:rFonts w:ascii="Cambria Math" w:hAnsi="Cambria Math" w:cs="Arial"/>
              </w:rPr>
              <m:t>2</m:t>
            </m:r>
          </m:sub>
        </m:sSub>
        <m:r>
          <m:rPr>
            <m:nor/>
          </m:rPr>
          <w:rPr>
            <w:rFonts w:ascii="Arial" w:hAnsi="Arial" w:cs="Arial"/>
          </w:rPr>
          <m:t>O</m:t>
        </m:r>
        <m:r>
          <m:rPr>
            <m:sty m:val="p"/>
          </m:rPr>
          <w:rPr>
            <w:rFonts w:ascii="Cambria Math" w:hAnsi="Cambria Math" w:cs="Arial"/>
          </w:rPr>
          <m:t>→</m:t>
        </m:r>
        <m:sSup>
          <m:sSupPr>
            <m:ctrlPr>
              <w:rPr>
                <w:rFonts w:ascii="Cambria Math" w:hAnsi="Cambria Math" w:cs="Arial"/>
              </w:rPr>
            </m:ctrlPr>
          </m:sSupPr>
          <m:e>
            <m:r>
              <m:rPr>
                <m:nor/>
              </m:rPr>
              <w:rPr>
                <w:rFonts w:ascii="Arial" w:hAnsi="Arial" w:cs="Arial"/>
              </w:rPr>
              <m:t>OH</m:t>
            </m:r>
          </m:e>
          <m:sup>
            <m:r>
              <m:rPr>
                <m:sty m:val="p"/>
              </m:rPr>
              <w:rPr>
                <w:rFonts w:ascii="Cambria Math" w:hAnsi="Cambria Math" w:cs="Arial"/>
              </w:rPr>
              <m:t>•</m:t>
            </m:r>
          </m:sup>
        </m:sSup>
        <m:r>
          <m:rPr>
            <m:sty m:val="p"/>
          </m:rPr>
          <w:rPr>
            <w:rFonts w:ascii="Cambria Math" w:hAnsi="Cambria Math" w:cs="Arial"/>
          </w:rPr>
          <m:t>+</m:t>
        </m:r>
        <m:sSup>
          <m:sSupPr>
            <m:ctrlPr>
              <w:rPr>
                <w:rFonts w:ascii="Cambria Math" w:hAnsi="Cambria Math" w:cs="Arial"/>
              </w:rPr>
            </m:ctrlPr>
          </m:sSupPr>
          <m:e>
            <m:r>
              <m:rPr>
                <m:nor/>
              </m:rPr>
              <w:rPr>
                <w:rFonts w:ascii="Arial" w:hAnsi="Arial" w:cs="Arial"/>
              </w:rPr>
              <m:t>H</m:t>
            </m:r>
          </m:e>
          <m:sup>
            <m:r>
              <m:rPr>
                <m:sty m:val="p"/>
              </m:rPr>
              <w:rPr>
                <w:rFonts w:ascii="Cambria Math" w:hAnsi="Cambria Math" w:cs="Arial"/>
              </w:rPr>
              <m:t>•</m:t>
            </m:r>
          </m:sup>
        </m:s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e</m:t>
            </m:r>
          </m:e>
          <m:sub>
            <m:r>
              <m:rPr>
                <m:nor/>
              </m:rPr>
              <w:rPr>
                <w:rFonts w:ascii="Arial" w:hAnsi="Arial" w:cs="Arial"/>
              </w:rPr>
              <m:t>aq</m:t>
            </m:r>
          </m:sub>
          <m:sup>
            <m:r>
              <m:rPr>
                <m:sty m:val="p"/>
              </m:rPr>
              <w:rPr>
                <w:rFonts w:ascii="Cambria Math" w:hAnsi="Cambria Math" w:cs="Arial"/>
              </w:rPr>
              <m:t>-</m:t>
            </m:r>
          </m:sup>
        </m:sSubSup>
      </m:oMath>
      <w:r w:rsidRPr="00120151">
        <w:rPr>
          <w:rFonts w:ascii="Arial" w:hAnsi="Arial" w:cs="Arial"/>
        </w:rPr>
        <w:t xml:space="preserve">) and oxidizes delicate </w:t>
      </w:r>
      <m:oMath>
        <m:r>
          <m:rPr>
            <m:sty m:val="p"/>
          </m:rPr>
          <w:rPr>
            <w:rFonts w:ascii="Cambria Math" w:hAnsi="Cambria Math" w:cs="Arial"/>
          </w:rPr>
          <m:t>[</m:t>
        </m:r>
        <m:r>
          <w:rPr>
            <w:rFonts w:ascii="Cambria Math" w:hAnsi="Cambria Math" w:cs="Arial"/>
          </w:rPr>
          <m:t>4</m:t>
        </m:r>
        <m:r>
          <m:rPr>
            <m:nor/>
          </m:rPr>
          <w:rPr>
            <w:rFonts w:ascii="Arial" w:hAnsi="Arial" w:cs="Arial"/>
          </w:rPr>
          <m:t>Fe</m:t>
        </m:r>
        <m:r>
          <m:rPr>
            <m:sty m:val="p"/>
          </m:rPr>
          <w:rPr>
            <w:rFonts w:ascii="Cambria Math" w:hAnsi="Cambria Math" w:cs="Arial"/>
          </w:rPr>
          <m:t>-</m:t>
        </m:r>
        <m:r>
          <w:rPr>
            <w:rFonts w:ascii="Cambria Math" w:hAnsi="Cambria Math" w:cs="Arial"/>
          </w:rPr>
          <m:t>4</m:t>
        </m:r>
        <m:r>
          <m:rPr>
            <m:nor/>
          </m:rPr>
          <w:rPr>
            <w:rFonts w:ascii="Arial" w:hAnsi="Arial" w:cs="Arial"/>
          </w:rPr>
          <m:t>S</m:t>
        </m:r>
        <m:r>
          <m:rPr>
            <m:sty m:val="p"/>
          </m:rPr>
          <w:rPr>
            <w:rFonts w:ascii="Cambria Math" w:hAnsi="Cambria Math" w:cs="Arial"/>
          </w:rPr>
          <m:t>]</m:t>
        </m:r>
      </m:oMath>
      <w:r w:rsidRPr="00120151">
        <w:rPr>
          <w:rFonts w:ascii="Arial" w:hAnsi="Arial" w:cs="Arial"/>
        </w:rPr>
        <w:t xml:space="preserve"> and </w:t>
      </w:r>
      <m:oMath>
        <m:r>
          <m:rPr>
            <m:sty m:val="p"/>
          </m:rPr>
          <w:rPr>
            <w:rFonts w:ascii="Cambria Math" w:hAnsi="Cambria Math" w:cs="Arial"/>
          </w:rPr>
          <m:t>[</m:t>
        </m:r>
        <m:r>
          <w:rPr>
            <w:rFonts w:ascii="Cambria Math" w:hAnsi="Cambria Math" w:cs="Arial"/>
          </w:rPr>
          <m:t>2</m:t>
        </m:r>
        <m:r>
          <m:rPr>
            <m:nor/>
          </m:rPr>
          <w:rPr>
            <w:rFonts w:ascii="Arial" w:hAnsi="Arial" w:cs="Arial"/>
          </w:rPr>
          <m:t>Fe</m:t>
        </m:r>
        <m:r>
          <m:rPr>
            <m:sty m:val="p"/>
          </m:rPr>
          <w:rPr>
            <w:rFonts w:ascii="Cambria Math" w:hAnsi="Cambria Math" w:cs="Arial"/>
          </w:rPr>
          <m:t>-</m:t>
        </m:r>
        <m:r>
          <w:rPr>
            <w:rFonts w:ascii="Cambria Math" w:hAnsi="Cambria Math" w:cs="Arial"/>
          </w:rPr>
          <m:t>2</m:t>
        </m:r>
        <m:r>
          <m:rPr>
            <m:nor/>
          </m:rPr>
          <w:rPr>
            <w:rFonts w:ascii="Arial" w:hAnsi="Arial" w:cs="Arial"/>
          </w:rPr>
          <m:t>S</m:t>
        </m:r>
        <m:r>
          <m:rPr>
            <m:sty m:val="p"/>
          </m:rPr>
          <w:rPr>
            <w:rFonts w:ascii="Cambria Math" w:hAnsi="Cambria Math" w:cs="Arial"/>
          </w:rPr>
          <m:t>]</m:t>
        </m:r>
      </m:oMath>
      <w:r w:rsidRPr="00120151">
        <w:rPr>
          <w:rFonts w:ascii="Arial" w:hAnsi="Arial" w:cs="Arial"/>
        </w:rPr>
        <w:t xml:space="preserve"> clusters in mitochondrial complexes [71,72].</w:t>
      </w:r>
    </w:p>
    <w:p w14:paraId="2FEED7DB" w14:textId="77777777" w:rsidR="002518D0" w:rsidRPr="00120151" w:rsidRDefault="00000000">
      <w:pPr>
        <w:pStyle w:val="BodyText"/>
        <w:rPr>
          <w:rFonts w:ascii="Arial" w:hAnsi="Arial" w:cs="Arial"/>
        </w:rPr>
      </w:pPr>
      <w:r w:rsidRPr="00120151">
        <w:rPr>
          <w:rFonts w:ascii="Arial" w:hAnsi="Arial" w:cs="Arial"/>
        </w:rPr>
        <w:t>To test whether ionizing radiation and near-null magnetic fields engage shared genetic and metabolic networks, we interrogated multi-omics datasets from the NASA Open Science Data Repository (OSDR), specifically comparing OSD-782 (</w:t>
      </w:r>
      <w:r w:rsidRPr="00120151">
        <w:rPr>
          <w:rFonts w:ascii="Arial" w:hAnsi="Arial" w:cs="Arial"/>
          <w:i/>
          <w:iCs/>
        </w:rPr>
        <w:t>Arabidopsis</w:t>
      </w:r>
      <w:r w:rsidRPr="00120151">
        <w:rPr>
          <w:rFonts w:ascii="Arial" w:hAnsi="Arial" w:cs="Arial"/>
        </w:rPr>
        <w:t xml:space="preserve"> exposed to low-dose cesium-137 gamma radiation, 1 Gy, 1–72 h) against the definitive near-null magnetic field transcriptomic dataset of Parmagnani et al. [73] (~30 nT vs. GMF, 10 min–96 h) via the Quantum Biology Atlas overlap pipeline [55] (Figure 4c).</w:t>
      </w:r>
    </w:p>
    <w:p w14:paraId="229E4BD4" w14:textId="77777777" w:rsidR="00120151" w:rsidRDefault="00000000">
      <w:pPr>
        <w:pStyle w:val="BodyText"/>
        <w:rPr>
          <w:rFonts w:ascii="Arial" w:hAnsi="Arial" w:cs="Arial"/>
        </w:rPr>
      </w:pPr>
      <w:r w:rsidRPr="00120151">
        <w:rPr>
          <w:rFonts w:ascii="Arial" w:hAnsi="Arial" w:cs="Arial"/>
        </w:rPr>
        <w:t xml:space="preserve">The cross-perturbation overlap reveals striking, concordant induction of key mitochondrial bioenergetic and antioxidant loci: </w:t>
      </w:r>
    </w:p>
    <w:p w14:paraId="1059F22B" w14:textId="16C7770A" w:rsidR="00120151" w:rsidRDefault="00000000">
      <w:pPr>
        <w:pStyle w:val="BodyText"/>
        <w:rPr>
          <w:rFonts w:ascii="Arial" w:hAnsi="Arial" w:cs="Arial"/>
        </w:rPr>
      </w:pPr>
      <w:r w:rsidRPr="00120151">
        <w:rPr>
          <w:rFonts w:ascii="Arial" w:hAnsi="Arial" w:cs="Arial"/>
          <w:b/>
          <w:bCs/>
        </w:rPr>
        <w:t>Alternative Oxidase 1D (</w:t>
      </w:r>
      <w:r w:rsidRPr="00120151">
        <w:rPr>
          <w:rFonts w:ascii="Arial" w:hAnsi="Arial" w:cs="Arial"/>
          <w:b/>
          <w:bCs/>
          <w:i/>
          <w:iCs/>
        </w:rPr>
        <w:t>AOX1D</w:t>
      </w:r>
      <w:r w:rsidRPr="00120151">
        <w:rPr>
          <w:rFonts w:ascii="Arial" w:hAnsi="Arial" w:cs="Arial"/>
          <w:b/>
          <w:bCs/>
        </w:rPr>
        <w:t>, AT1G32350):</w:t>
      </w:r>
      <w:r w:rsidRPr="00120151">
        <w:rPr>
          <w:rFonts w:ascii="Arial" w:hAnsi="Arial" w:cs="Arial"/>
        </w:rPr>
        <w:t xml:space="preserve"> Markedly upregulated under 1 Gy ionizing radiation (</w:t>
      </w:r>
      <m:oMath>
        <m:r>
          <m:rPr>
            <m:sty m:val="p"/>
          </m:rPr>
          <w:rPr>
            <w:rFonts w:ascii="Cambria Math" w:hAnsi="Cambria Math" w:cs="Arial"/>
          </w:rPr>
          <m:t>+</m:t>
        </m:r>
        <m:r>
          <w:rPr>
            <w:rFonts w:ascii="Cambria Math" w:hAnsi="Cambria Math" w:cs="Arial"/>
          </w:rPr>
          <m:t>3.957 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xml:space="preserve"> at 72 h) and significantly induced under near-null magnetic field exposure (</w:t>
      </w:r>
      <m:oMath>
        <m:r>
          <m:rPr>
            <m:sty m:val="p"/>
          </m:rPr>
          <w:rPr>
            <w:rFonts w:ascii="Cambria Math" w:hAnsi="Cambria Math" w:cs="Arial"/>
          </w:rPr>
          <m:t>+</m:t>
        </m:r>
        <m:r>
          <w:rPr>
            <w:rFonts w:ascii="Cambria Math" w:hAnsi="Cambria Math" w:cs="Arial"/>
          </w:rPr>
          <m:t>0.731 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xml:space="preserve"> at 48 h). In both perturbations, the cell actively upregulates </w:t>
      </w:r>
      <w:r w:rsidRPr="00120151">
        <w:rPr>
          <w:rFonts w:ascii="Arial" w:hAnsi="Arial" w:cs="Arial"/>
          <w:i/>
          <w:iCs/>
        </w:rPr>
        <w:t>AOX1D</w:t>
      </w:r>
      <w:r w:rsidRPr="00120151">
        <w:rPr>
          <w:rFonts w:ascii="Arial" w:hAnsi="Arial" w:cs="Arial"/>
        </w:rPr>
        <w:t xml:space="preserve"> to vent excessive electron pressure from an over-reduced mitochondrial electron transport chain. </w:t>
      </w:r>
    </w:p>
    <w:p w14:paraId="7C64F5C2" w14:textId="77777777" w:rsidR="00120151" w:rsidRDefault="00000000">
      <w:pPr>
        <w:pStyle w:val="BodyText"/>
        <w:rPr>
          <w:rFonts w:ascii="Arial" w:hAnsi="Arial" w:cs="Arial"/>
        </w:rPr>
      </w:pPr>
      <w:r w:rsidRPr="00120151">
        <w:rPr>
          <w:rFonts w:ascii="Arial" w:hAnsi="Arial" w:cs="Arial"/>
          <w:b/>
          <w:bCs/>
        </w:rPr>
        <w:t>Catalase 3 (</w:t>
      </w:r>
      <w:r w:rsidRPr="00120151">
        <w:rPr>
          <w:rFonts w:ascii="Arial" w:hAnsi="Arial" w:cs="Arial"/>
          <w:b/>
          <w:bCs/>
          <w:i/>
          <w:iCs/>
        </w:rPr>
        <w:t>CAT3</w:t>
      </w:r>
      <w:r w:rsidRPr="00120151">
        <w:rPr>
          <w:rFonts w:ascii="Arial" w:hAnsi="Arial" w:cs="Arial"/>
          <w:b/>
          <w:bCs/>
        </w:rPr>
        <w:t>, AT1G20630):</w:t>
      </w:r>
      <w:r w:rsidRPr="00120151">
        <w:rPr>
          <w:rFonts w:ascii="Arial" w:hAnsi="Arial" w:cs="Arial"/>
        </w:rPr>
        <w:t xml:space="preserve"> Concordantly upregulated under both ionizing radiation (</w:t>
      </w:r>
      <m:oMath>
        <m:r>
          <m:rPr>
            <m:sty m:val="p"/>
          </m:rPr>
          <w:rPr>
            <w:rFonts w:ascii="Cambria Math" w:hAnsi="Cambria Math" w:cs="Arial"/>
          </w:rPr>
          <m:t>+</m:t>
        </m:r>
        <m:r>
          <w:rPr>
            <w:rFonts w:ascii="Cambria Math" w:hAnsi="Cambria Math" w:cs="Arial"/>
          </w:rPr>
          <m:t>0.906 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xml:space="preserve"> at 72 h) and near-null magnetic field (</w:t>
      </w:r>
      <m:oMath>
        <m:r>
          <m:rPr>
            <m:sty m:val="p"/>
          </m:rPr>
          <w:rPr>
            <w:rFonts w:ascii="Cambria Math" w:hAnsi="Cambria Math" w:cs="Arial"/>
          </w:rPr>
          <m:t>+</m:t>
        </m:r>
        <m:r>
          <w:rPr>
            <w:rFonts w:ascii="Cambria Math" w:hAnsi="Cambria Math" w:cs="Arial"/>
          </w:rPr>
          <m:t>0.941 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xml:space="preserve"> at 4 h). CAT3 is the primary peroxisomal and mitochondrial catalase responsible for scavenging </w:t>
      </w:r>
      <m:oMath>
        <m:sSub>
          <m:sSubPr>
            <m:ctrlPr>
              <w:rPr>
                <w:rFonts w:ascii="Cambria Math" w:hAnsi="Cambria Math" w:cs="Arial"/>
              </w:rPr>
            </m:ctrlPr>
          </m:sSubPr>
          <m:e>
            <m:r>
              <m:rPr>
                <m:nor/>
              </m:rPr>
              <w:rPr>
                <w:rFonts w:ascii="Arial" w:hAnsi="Arial" w:cs="Arial"/>
              </w:rPr>
              <m:t>H</m:t>
            </m:r>
          </m:e>
          <m:sub>
            <m:r>
              <w:rPr>
                <w:rFonts w:ascii="Cambria Math" w:hAnsi="Cambria Math" w:cs="Arial"/>
              </w:rPr>
              <m:t>2</m:t>
            </m:r>
          </m:sub>
        </m:sSub>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xml:space="preserve"> generated during metabolic stress and reserve mobilization. </w:t>
      </w:r>
    </w:p>
    <w:p w14:paraId="15139777" w14:textId="375D8AAA" w:rsidR="00120151" w:rsidRDefault="00000000">
      <w:pPr>
        <w:pStyle w:val="BodyText"/>
        <w:rPr>
          <w:rFonts w:ascii="Arial" w:hAnsi="Arial" w:cs="Arial"/>
        </w:rPr>
      </w:pPr>
      <w:r w:rsidRPr="00120151">
        <w:rPr>
          <w:rFonts w:ascii="Arial" w:hAnsi="Arial" w:cs="Arial"/>
          <w:b/>
          <w:bCs/>
        </w:rPr>
        <w:t>Alternative Oxidase 1A (</w:t>
      </w:r>
      <w:r w:rsidRPr="00120151">
        <w:rPr>
          <w:rFonts w:ascii="Arial" w:hAnsi="Arial" w:cs="Arial"/>
          <w:b/>
          <w:bCs/>
          <w:i/>
          <w:iCs/>
        </w:rPr>
        <w:t>AOX1A</w:t>
      </w:r>
      <w:r w:rsidRPr="00120151">
        <w:rPr>
          <w:rFonts w:ascii="Arial" w:hAnsi="Arial" w:cs="Arial"/>
          <w:b/>
          <w:bCs/>
        </w:rPr>
        <w:t>, AT3G22370):</w:t>
      </w:r>
      <w:r w:rsidRPr="00120151">
        <w:rPr>
          <w:rFonts w:ascii="Arial" w:hAnsi="Arial" w:cs="Arial"/>
        </w:rPr>
        <w:t xml:space="preserve"> Upregulated under radiation (</w:t>
      </w:r>
      <m:oMath>
        <m:r>
          <m:rPr>
            <m:sty m:val="p"/>
          </m:rPr>
          <w:rPr>
            <w:rFonts w:ascii="Cambria Math" w:hAnsi="Cambria Math" w:cs="Arial"/>
          </w:rPr>
          <m:t>+</m:t>
        </m:r>
        <m:r>
          <w:rPr>
            <w:rFonts w:ascii="Cambria Math" w:hAnsi="Cambria Math" w:cs="Arial"/>
          </w:rPr>
          <m:t>0.702 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and elevated under NNMF (</w:t>
      </w:r>
      <m:oMath>
        <m:r>
          <m:rPr>
            <m:sty m:val="p"/>
          </m:rPr>
          <w:rPr>
            <w:rFonts w:ascii="Cambria Math" w:hAnsi="Cambria Math" w:cs="Arial"/>
          </w:rPr>
          <m:t>+</m:t>
        </m:r>
        <m:r>
          <w:rPr>
            <w:rFonts w:ascii="Cambria Math" w:hAnsi="Cambria Math" w:cs="Arial"/>
          </w:rPr>
          <m:t>0.345 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xml:space="preserve">). </w:t>
      </w:r>
    </w:p>
    <w:p w14:paraId="78DBC0ED" w14:textId="29463FB0" w:rsidR="002518D0" w:rsidRPr="00120151" w:rsidRDefault="00000000">
      <w:pPr>
        <w:pStyle w:val="BodyText"/>
        <w:rPr>
          <w:rFonts w:ascii="Arial" w:hAnsi="Arial" w:cs="Arial"/>
        </w:rPr>
      </w:pPr>
      <w:r w:rsidRPr="00120151">
        <w:rPr>
          <w:rFonts w:ascii="Arial" w:hAnsi="Arial" w:cs="Arial"/>
          <w:b/>
          <w:bCs/>
        </w:rPr>
        <w:t>Gene-Family Divergence:</w:t>
      </w:r>
      <w:r w:rsidRPr="00120151">
        <w:rPr>
          <w:rFonts w:ascii="Arial" w:hAnsi="Arial" w:cs="Arial"/>
        </w:rPr>
        <w:t xml:space="preserve"> Notably, while </w:t>
      </w:r>
      <w:r w:rsidRPr="00120151">
        <w:rPr>
          <w:rFonts w:ascii="Arial" w:hAnsi="Arial" w:cs="Arial"/>
          <w:i/>
          <w:iCs/>
        </w:rPr>
        <w:t>AOX1D</w:t>
      </w:r>
      <w:r w:rsidRPr="00120151">
        <w:rPr>
          <w:rFonts w:ascii="Arial" w:hAnsi="Arial" w:cs="Arial"/>
        </w:rPr>
        <w:t xml:space="preserve"> rises under both stressors, </w:t>
      </w:r>
      <w:r w:rsidRPr="00120151">
        <w:rPr>
          <w:rFonts w:ascii="Arial" w:hAnsi="Arial" w:cs="Arial"/>
          <w:i/>
          <w:iCs/>
        </w:rPr>
        <w:t>AOX2</w:t>
      </w:r>
      <w:r w:rsidRPr="00120151">
        <w:rPr>
          <w:rFonts w:ascii="Arial" w:hAnsi="Arial" w:cs="Arial"/>
        </w:rPr>
        <w:t xml:space="preserve"> (AT5G64210) falls under radiation (</w:t>
      </w:r>
      <m:oMath>
        <m:r>
          <m:rPr>
            <m:sty m:val="p"/>
          </m:rPr>
          <w:rPr>
            <w:rFonts w:ascii="Cambria Math" w:hAnsi="Cambria Math" w:cs="Arial"/>
          </w:rPr>
          <m:t>-</m:t>
        </m:r>
        <m:r>
          <w:rPr>
            <w:rFonts w:ascii="Cambria Math" w:hAnsi="Cambria Math" w:cs="Arial"/>
          </w:rPr>
          <m:t>2.434 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but rises under NNMF (</w:t>
      </w:r>
      <m:oMath>
        <m:r>
          <m:rPr>
            <m:sty m:val="p"/>
          </m:rPr>
          <w:rPr>
            <w:rFonts w:ascii="Cambria Math" w:hAnsi="Cambria Math" w:cs="Arial"/>
          </w:rPr>
          <m:t>+</m:t>
        </m:r>
        <m:r>
          <w:rPr>
            <w:rFonts w:ascii="Cambria Math" w:hAnsi="Cambria Math" w:cs="Arial"/>
          </w:rPr>
          <m:t>1.406 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This divergence underscores that entire gene families do not act as monolithic units; specific isoforms execute distinct regulatory roles in response to radiolytic versus magnetic perturbations.</w:t>
      </w:r>
    </w:p>
    <w:p w14:paraId="2185322B" w14:textId="77777777" w:rsidR="002518D0" w:rsidRPr="00120151" w:rsidRDefault="00000000">
      <w:pPr>
        <w:pStyle w:val="Heading3"/>
        <w:rPr>
          <w:rFonts w:ascii="Arial" w:hAnsi="Arial" w:cs="Arial"/>
        </w:rPr>
      </w:pPr>
      <w:bookmarkStart w:id="115" w:name="X2a1c2c32e3ea60f58103c74ede25849cd4b1ed2"/>
      <w:bookmarkEnd w:id="114"/>
      <w:r w:rsidRPr="00120151">
        <w:rPr>
          <w:rFonts w:ascii="Arial" w:hAnsi="Arial" w:cs="Arial"/>
        </w:rPr>
        <w:t>4.3 Cross-Kingdom Parallels with Human Astronaut Mitochondrial Health</w:t>
      </w:r>
    </w:p>
    <w:p w14:paraId="0DE26F05" w14:textId="379DAFAB" w:rsidR="002518D0" w:rsidRPr="00120151" w:rsidRDefault="00000000">
      <w:pPr>
        <w:pStyle w:val="FirstParagraph"/>
        <w:rPr>
          <w:rFonts w:ascii="Arial" w:hAnsi="Arial" w:cs="Arial"/>
        </w:rPr>
      </w:pPr>
      <w:r w:rsidRPr="00120151">
        <w:rPr>
          <w:rFonts w:ascii="Arial" w:hAnsi="Arial" w:cs="Arial"/>
        </w:rPr>
        <w:t xml:space="preserve">Crucially, the mitochondrial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r>
          <m:rPr>
            <m:sty m:val="p"/>
          </m:rPr>
          <w:rPr>
            <w:rFonts w:ascii="Cambria Math" w:hAnsi="Cambria Math" w:cs="Arial"/>
          </w:rPr>
          <m:t>↔</m:t>
        </m:r>
        <m:r>
          <m:rPr>
            <m:nor/>
          </m:rPr>
          <w:rPr>
            <w:rFonts w:ascii="Arial" w:hAnsi="Arial" w:cs="Arial"/>
          </w:rPr>
          <m:t>ROS</m:t>
        </m:r>
      </m:oMath>
      <w:r w:rsidRPr="00120151">
        <w:rPr>
          <w:rFonts w:ascii="Arial" w:hAnsi="Arial" w:cs="Arial"/>
        </w:rPr>
        <w:t xml:space="preserve"> bioenergetic lesion is not unique to plants; it represents the universal cellular hallmark of spaceflight across all eukaryotic biology [67,74] (Figure 4d).</w:t>
      </w:r>
    </w:p>
    <w:p w14:paraId="42C9CCA9" w14:textId="77777777" w:rsidR="002518D0" w:rsidRPr="00120151" w:rsidRDefault="00000000">
      <w:pPr>
        <w:pStyle w:val="BodyText"/>
        <w:rPr>
          <w:rFonts w:ascii="Arial" w:hAnsi="Arial" w:cs="Arial"/>
        </w:rPr>
      </w:pPr>
      <w:r w:rsidRPr="00120151">
        <w:rPr>
          <w:rFonts w:ascii="Arial" w:hAnsi="Arial" w:cs="Arial"/>
        </w:rPr>
        <w:t>In a comprehensive multi-omics analysis of 59 astronauts and NASA Twins Study data, Afshinnekoo et al. [67] demonstrated that mitochondrial dysregulation is the single most consistent systemic spaceflight phenotype in humans. Long-duration spaceflight impairs mitochondrial oxidative phosphorylation, downregulates Complex I and IV subunits, triggers electron leakage and chronic ROS overflow, and elevates circulating cell-free mitochondrial DNA (cf-mtDNA), contributing to astronaut immune suppression, cardiovascular deconditioning, and musculoskeletal decay [67,75].</w:t>
      </w:r>
    </w:p>
    <w:p w14:paraId="52BD51ED" w14:textId="77777777" w:rsidR="002518D0" w:rsidRPr="00120151" w:rsidRDefault="00000000">
      <w:pPr>
        <w:pStyle w:val="BodyText"/>
        <w:rPr>
          <w:rFonts w:ascii="Arial" w:hAnsi="Arial" w:cs="Arial"/>
        </w:rPr>
      </w:pPr>
      <w:r w:rsidRPr="00120151">
        <w:rPr>
          <w:rFonts w:ascii="Arial" w:hAnsi="Arial" w:cs="Arial"/>
        </w:rPr>
        <w:t xml:space="preserve">In mammalian cellular and rodent models, hypomagnetic field exposure exacerbates this mitochondrial decay: Mo et al. [76,77] demonstrated that shielding the geomagnetic </w:t>
      </w:r>
      <w:r w:rsidRPr="00120151">
        <w:rPr>
          <w:rFonts w:ascii="Arial" w:hAnsi="Arial" w:cs="Arial"/>
        </w:rPr>
        <w:lastRenderedPageBreak/>
        <w:t>field suppresses osteoblast differentiation, accelerates bone demineralization, and induces mitochondrial-mediated apoptosis in human neuroblastoma cells.</w:t>
      </w:r>
    </w:p>
    <w:p w14:paraId="43FCC578" w14:textId="77777777" w:rsidR="002518D0" w:rsidRPr="00120151" w:rsidRDefault="00000000">
      <w:pPr>
        <w:pStyle w:val="BodyText"/>
        <w:rPr>
          <w:rFonts w:ascii="Arial" w:hAnsi="Arial" w:cs="Arial"/>
        </w:rPr>
      </w:pPr>
      <w:r w:rsidRPr="00120151">
        <w:rPr>
          <w:rFonts w:ascii="Arial" w:hAnsi="Arial" w:cs="Arial"/>
        </w:rPr>
        <w:t>Thus, plants in a lunar greenhouse and astronauts in a lunar habitat share the exact same subcellular vulnerability. In plants, the cyanide-resistant AOX pathway provides a metabolic buffer that prevents catastrophic collapse. Engineering and breeding crops with enhanced mitochondrial electron buffering and antioxidant synthesis not only secures lunar agricultural productivity but also generates fresh, polyphenol-rich dietary countermeasures essential for protecting astronaut mitochondrial integrity [4,5].</w:t>
      </w:r>
    </w:p>
    <w:p w14:paraId="5330544D" w14:textId="77777777" w:rsidR="002518D0" w:rsidRPr="00120151" w:rsidRDefault="00DF4F2A">
      <w:pPr>
        <w:rPr>
          <w:rFonts w:ascii="Arial" w:hAnsi="Arial" w:cs="Arial"/>
        </w:rPr>
      </w:pPr>
      <w:r>
        <w:rPr>
          <w:noProof/>
        </w:rPr>
        <mc:AlternateContent>
          <mc:Choice Requires="wps">
            <w:drawing>
              <wp:inline distT="0" distB="0" distL="0" distR="0" wp14:anchorId="1CD6EB33" wp14:editId="36ED54E9">
                <wp:extent cx="5943600" cy="13970"/>
                <wp:effectExtent l="0" t="0" r="0" b="0"/>
                <wp:docPr id="1320872242" name="Horizontal Lin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0132A00" id="Horizontal Line 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001EE14C" w14:textId="77777777" w:rsidR="002518D0" w:rsidRPr="00120151" w:rsidRDefault="00000000">
      <w:pPr>
        <w:pStyle w:val="Heading2"/>
        <w:rPr>
          <w:rFonts w:ascii="Arial" w:hAnsi="Arial" w:cs="Arial"/>
        </w:rPr>
      </w:pPr>
      <w:bookmarkStart w:id="116" w:name="_Toc244078825"/>
      <w:bookmarkStart w:id="117" w:name="X13ca5ee0b8c2d58241351f068321cebef7777a7"/>
      <w:bookmarkEnd w:id="111"/>
      <w:bookmarkEnd w:id="115"/>
      <w:r w:rsidRPr="00120151">
        <w:rPr>
          <w:rFonts w:ascii="Arial" w:hAnsi="Arial" w:cs="Arial"/>
        </w:rPr>
        <w:t>5. Methodological Standards, Causal Rescue &amp; Artemis Flight Risk-Retirement Framework</w:t>
      </w:r>
      <w:bookmarkEnd w:id="116"/>
    </w:p>
    <w:p w14:paraId="3BB5D37C" w14:textId="77777777" w:rsidR="002518D0" w:rsidRPr="00120151" w:rsidRDefault="00000000">
      <w:pPr>
        <w:pStyle w:val="FirstParagraph"/>
        <w:rPr>
          <w:rFonts w:ascii="Arial" w:hAnsi="Arial" w:cs="Arial"/>
        </w:rPr>
      </w:pPr>
      <w:r w:rsidRPr="00120151">
        <w:rPr>
          <w:rFonts w:ascii="Arial" w:hAnsi="Arial" w:cs="Arial"/>
        </w:rPr>
        <w:t xml:space="preserve">The historical hypomagnetic literature has frequently suffered from contradictory findings and irreproducibility, stemming from inadequate environmental controls, lack of </w:t>
      </w:r>
      <w:commentRangeStart w:id="118"/>
      <w:r w:rsidRPr="00120151">
        <w:rPr>
          <w:rFonts w:ascii="Arial" w:hAnsi="Arial" w:cs="Arial"/>
        </w:rPr>
        <w:t>sham</w:t>
      </w:r>
      <w:commentRangeEnd w:id="118"/>
      <w:r w:rsidR="003F294E" w:rsidRPr="00120151">
        <w:rPr>
          <w:rStyle w:val="CommentReference"/>
          <w:rFonts w:ascii="Arial" w:hAnsi="Arial" w:cs="Arial"/>
          <w:sz w:val="24"/>
          <w:szCs w:val="24"/>
        </w:rPr>
        <w:commentReference w:id="118"/>
      </w:r>
      <w:r w:rsidRPr="00120151">
        <w:rPr>
          <w:rFonts w:ascii="Arial" w:hAnsi="Arial" w:cs="Arial"/>
        </w:rPr>
        <w:t xml:space="preserve"> controls, and uncharacterized electromagnetic interference (EMI) [11,20,78]. To transition lunar magnetobiology into an operational engineering discipline for Artemis payloads, we formulate a standardized, four-stage flight qualification and causal risk-retirement pipeline (Figure 5).</w:t>
      </w:r>
    </w:p>
    <w:p w14:paraId="497F22B3" w14:textId="2D1A9806" w:rsidR="002518D0" w:rsidRPr="00120151" w:rsidRDefault="00000000">
      <w:pPr>
        <w:pStyle w:val="BodyText"/>
        <w:rPr>
          <w:rFonts w:ascii="Arial" w:hAnsi="Arial" w:cs="Arial"/>
        </w:rPr>
      </w:pPr>
      <w:commentRangeStart w:id="119"/>
      <w:r w:rsidRPr="00120151">
        <w:rPr>
          <w:rFonts w:ascii="Arial" w:hAnsi="Arial" w:cs="Arial"/>
          <w:noProof/>
        </w:rPr>
        <w:lastRenderedPageBreak/>
        <w:drawing>
          <wp:inline distT="0" distB="0" distL="0" distR="0" wp14:anchorId="55135D08" wp14:editId="3FB4905D">
            <wp:extent cx="5711058" cy="4635610"/>
            <wp:effectExtent l="0" t="0" r="0" b="0"/>
            <wp:docPr id="37" name="Picture" descr="Figure 5"/>
            <wp:cNvGraphicFramePr/>
            <a:graphic xmlns:a="http://schemas.openxmlformats.org/drawingml/2006/main">
              <a:graphicData uri="http://schemas.openxmlformats.org/drawingml/2006/picture">
                <pic:pic xmlns:pic="http://schemas.openxmlformats.org/drawingml/2006/picture">
                  <pic:nvPicPr>
                    <pic:cNvPr id="38" name="Picture" descr="/Users/drb_laptop/Documents/NMF_review/figures/Fig5_flight_validation_risk_pipeline.png"/>
                    <pic:cNvPicPr>
                      <a:picLocks noChangeAspect="1" noChangeArrowheads="1"/>
                    </pic:cNvPicPr>
                  </pic:nvPicPr>
                  <pic:blipFill>
                    <a:blip r:embed="rId13"/>
                    <a:stretch>
                      <a:fillRect/>
                    </a:stretch>
                  </pic:blipFill>
                  <pic:spPr bwMode="auto">
                    <a:xfrm>
                      <a:off x="0" y="0"/>
                      <a:ext cx="5718997" cy="4642054"/>
                    </a:xfrm>
                    <a:prstGeom prst="rect">
                      <a:avLst/>
                    </a:prstGeom>
                    <a:noFill/>
                    <a:ln w="9525">
                      <a:noFill/>
                      <a:headEnd/>
                      <a:tailEnd/>
                    </a:ln>
                  </pic:spPr>
                </pic:pic>
              </a:graphicData>
            </a:graphic>
          </wp:inline>
        </w:drawing>
      </w:r>
      <w:commentRangeEnd w:id="119"/>
      <w:r w:rsidR="00FE3592" w:rsidRPr="00120151">
        <w:rPr>
          <w:rStyle w:val="CommentReference"/>
          <w:rFonts w:ascii="Arial" w:hAnsi="Arial" w:cs="Arial"/>
          <w:sz w:val="24"/>
          <w:szCs w:val="24"/>
        </w:rPr>
        <w:commentReference w:id="119"/>
      </w:r>
      <w:r w:rsidRPr="00120151">
        <w:rPr>
          <w:rFonts w:ascii="Arial" w:hAnsi="Arial" w:cs="Arial"/>
        </w:rPr>
        <w:t xml:space="preserve"> </w:t>
      </w:r>
      <w:r w:rsidRPr="00120151">
        <w:rPr>
          <w:rFonts w:ascii="Arial" w:hAnsi="Arial" w:cs="Arial"/>
          <w:b/>
          <w:bCs/>
        </w:rPr>
        <w:t>Figure 5 | Ground-validation standards, causal rescue, and Artemis flight decision pipeline.</w:t>
      </w:r>
      <w:r w:rsidRPr="00120151">
        <w:rPr>
          <w:rFonts w:ascii="Arial" w:hAnsi="Arial" w:cs="Arial"/>
        </w:rPr>
        <w:br/>
      </w:r>
      <w:r w:rsidRPr="00120151">
        <w:rPr>
          <w:rFonts w:ascii="Arial" w:hAnsi="Arial" w:cs="Arial"/>
          <w:b/>
          <w:bCs/>
        </w:rPr>
        <w:t>(a) Methodological Ground Simulation Standards:</w:t>
      </w:r>
      <w:r w:rsidRPr="00120151">
        <w:rPr>
          <w:rFonts w:ascii="Arial" w:hAnsi="Arial" w:cs="Arial"/>
        </w:rPr>
        <w:t xml:space="preserve"> Parallel three-chamber experimental architecture ensuring strict environmental parity (</w:t>
      </w:r>
      <m:oMath>
        <m:r>
          <w:rPr>
            <w:rFonts w:ascii="Cambria Math" w:hAnsi="Cambria Math" w:cs="Arial"/>
          </w:rPr>
          <m:t>22</m:t>
        </m:r>
        <m:r>
          <m:rPr>
            <m:sty m:val="p"/>
          </m:rPr>
          <w:rPr>
            <w:rFonts w:ascii="Cambria Math" w:hAnsi="Cambria Math" w:cs="Arial"/>
          </w:rPr>
          <m:t>±</m:t>
        </m:r>
        <m:sSup>
          <m:sSupPr>
            <m:ctrlPr>
              <w:rPr>
                <w:rFonts w:ascii="Cambria Math" w:hAnsi="Cambria Math" w:cs="Arial"/>
              </w:rPr>
            </m:ctrlPr>
          </m:sSupPr>
          <m:e>
            <m:r>
              <w:rPr>
                <w:rFonts w:ascii="Cambria Math" w:hAnsi="Cambria Math" w:cs="Arial"/>
              </w:rPr>
              <m:t>1</m:t>
            </m:r>
          </m:e>
          <m:sup>
            <m:r>
              <m:rPr>
                <m:sty m:val="p"/>
              </m:rPr>
              <w:rPr>
                <w:rFonts w:ascii="Cambria Math" w:hAnsi="Cambria Math" w:cs="Arial"/>
              </w:rPr>
              <m:t>∘</m:t>
            </m:r>
          </m:sup>
        </m:sSup>
        <m:r>
          <m:rPr>
            <m:nor/>
          </m:rPr>
          <w:rPr>
            <w:rFonts w:ascii="Arial" w:hAnsi="Arial" w:cs="Arial"/>
          </w:rPr>
          <m:t>C</m:t>
        </m:r>
      </m:oMath>
      <w:r w:rsidRPr="00120151">
        <w:rPr>
          <w:rFonts w:ascii="Arial" w:hAnsi="Arial" w:cs="Arial"/>
        </w:rPr>
        <w:t xml:space="preserve">, </w:t>
      </w:r>
      <m:oMath>
        <m:r>
          <w:rPr>
            <w:rFonts w:ascii="Cambria Math" w:hAnsi="Cambria Math" w:cs="Arial"/>
          </w:rPr>
          <m:t>60</m:t>
        </m:r>
        <m:r>
          <m:rPr>
            <m:sty m:val="p"/>
          </m:rPr>
          <w:rPr>
            <w:rFonts w:ascii="Cambria Math" w:hAnsi="Cambria Math" w:cs="Arial"/>
          </w:rPr>
          <m:t>±</m:t>
        </m:r>
        <m:r>
          <w:rPr>
            <w:rFonts w:ascii="Cambria Math" w:hAnsi="Cambria Math" w:cs="Arial"/>
          </w:rPr>
          <m:t>5</m:t>
        </m:r>
        <m:r>
          <m:rPr>
            <m:sty m:val="p"/>
          </m:rPr>
          <w:rPr>
            <w:rFonts w:ascii="Cambria Math" w:hAnsi="Cambria Math" w:cs="Arial"/>
          </w:rPr>
          <m:t>%</m:t>
        </m:r>
        <m:r>
          <w:rPr>
            <w:rFonts w:ascii="Cambria Math" w:hAnsi="Cambria Math" w:cs="Arial"/>
          </w:rPr>
          <m:t> </m:t>
        </m:r>
        <m:r>
          <m:rPr>
            <m:nor/>
          </m:rPr>
          <w:rPr>
            <w:rFonts w:ascii="Arial" w:hAnsi="Arial" w:cs="Arial"/>
          </w:rPr>
          <m:t>RH</m:t>
        </m:r>
      </m:oMath>
      <w:r w:rsidRPr="00120151">
        <w:rPr>
          <w:rFonts w:ascii="Arial" w:hAnsi="Arial" w:cs="Arial"/>
        </w:rPr>
        <w:t xml:space="preserve">, </w:t>
      </w:r>
      <m:oMath>
        <m:r>
          <w:rPr>
            <w:rFonts w:ascii="Cambria Math" w:hAnsi="Cambria Math" w:cs="Arial"/>
          </w:rPr>
          <m:t>150 μ</m:t>
        </m:r>
        <m:sSup>
          <m:sSupPr>
            <m:ctrlPr>
              <w:rPr>
                <w:rFonts w:ascii="Cambria Math" w:hAnsi="Cambria Math" w:cs="Arial"/>
              </w:rPr>
            </m:ctrlPr>
          </m:sSupPr>
          <m:e>
            <m:r>
              <m:rPr>
                <m:nor/>
              </m:rPr>
              <w:rPr>
                <w:rFonts w:ascii="Arial" w:hAnsi="Arial" w:cs="Arial"/>
              </w:rPr>
              <m:t>mol m</m:t>
            </m:r>
          </m:e>
          <m:sup>
            <m:r>
              <m:rPr>
                <m:sty m:val="p"/>
              </m:rPr>
              <w:rPr>
                <w:rFonts w:ascii="Cambria Math" w:hAnsi="Cambria Math" w:cs="Arial"/>
              </w:rPr>
              <m:t>-</m:t>
            </m:r>
            <m:r>
              <w:rPr>
                <w:rFonts w:ascii="Cambria Math" w:hAnsi="Cambria Math" w:cs="Arial"/>
              </w:rPr>
              <m:t>2</m:t>
            </m:r>
          </m:sup>
        </m:sSup>
        <m:sSup>
          <m:sSupPr>
            <m:ctrlPr>
              <w:rPr>
                <w:rFonts w:ascii="Cambria Math" w:hAnsi="Cambria Math" w:cs="Arial"/>
              </w:rPr>
            </m:ctrlPr>
          </m:sSupPr>
          <m:e>
            <m:r>
              <m:rPr>
                <m:nor/>
              </m:rPr>
              <w:rPr>
                <w:rFonts w:ascii="Arial" w:hAnsi="Arial" w:cs="Arial"/>
              </w:rPr>
              <m:t>s</m:t>
            </m:r>
          </m:e>
          <m:sup>
            <m:r>
              <m:rPr>
                <m:sty m:val="p"/>
              </m:rPr>
              <w:rPr>
                <w:rFonts w:ascii="Cambria Math" w:hAnsi="Cambria Math" w:cs="Arial"/>
              </w:rPr>
              <m:t>-</m:t>
            </m:r>
            <m:r>
              <w:rPr>
                <w:rFonts w:ascii="Cambria Math" w:hAnsi="Cambria Math" w:cs="Arial"/>
              </w:rPr>
              <m:t>1</m:t>
            </m:r>
          </m:sup>
        </m:sSup>
      </m:oMath>
      <w:r w:rsidRPr="00120151">
        <w:rPr>
          <w:rFonts w:ascii="Arial" w:hAnsi="Arial" w:cs="Arial"/>
        </w:rPr>
        <w:t xml:space="preserve"> LED lighting, </w:t>
      </w:r>
      <m:oMath>
        <m:r>
          <w:rPr>
            <w:rFonts w:ascii="Cambria Math" w:hAnsi="Cambria Math" w:cs="Arial"/>
          </w:rPr>
          <m:t>420</m:t>
        </m:r>
        <m:r>
          <m:rPr>
            <m:nor/>
          </m:rPr>
          <w:rPr>
            <w:rFonts w:ascii="Arial" w:hAnsi="Arial" w:cs="Arial"/>
          </w:rPr>
          <m:t xml:space="preserve"> or </m:t>
        </m:r>
        <m:r>
          <w:rPr>
            <w:rFonts w:ascii="Cambria Math" w:hAnsi="Cambria Math" w:cs="Arial"/>
          </w:rPr>
          <m:t>1200</m:t>
        </m:r>
        <m:sSub>
          <m:sSubPr>
            <m:ctrlPr>
              <w:rPr>
                <w:rFonts w:ascii="Cambria Math" w:hAnsi="Cambria Math" w:cs="Arial"/>
              </w:rPr>
            </m:ctrlPr>
          </m:sSubPr>
          <m:e>
            <m:r>
              <m:rPr>
                <m:nor/>
              </m:rPr>
              <w:rPr>
                <w:rFonts w:ascii="Arial" w:hAnsi="Arial" w:cs="Arial"/>
              </w:rPr>
              <m:t xml:space="preserve"> ppm CO</m:t>
            </m:r>
          </m:e>
          <m:sub>
            <m:r>
              <w:rPr>
                <w:rFonts w:ascii="Cambria Math" w:hAnsi="Cambria Math" w:cs="Arial"/>
              </w:rPr>
              <m:t>2</m:t>
            </m:r>
          </m:sub>
        </m:sSub>
      </m:oMath>
      <w:r w:rsidRPr="00120151">
        <w:rPr>
          <w:rFonts w:ascii="Arial" w:hAnsi="Arial" w:cs="Arial"/>
        </w:rPr>
        <w:t xml:space="preserve">): Chamber 1 (Geomagnetic Control, </w:t>
      </w:r>
      <m:oMath>
        <m:r>
          <w:rPr>
            <w:rFonts w:ascii="Cambria Math" w:hAnsi="Cambria Math" w:cs="Arial"/>
          </w:rPr>
          <m:t>45</m:t>
        </m:r>
        <m:r>
          <m:rPr>
            <m:nor/>
          </m:rPr>
          <w:rPr>
            <w:rFonts w:ascii="Arial" w:hAnsi="Arial" w:cs="Arial"/>
          </w:rPr>
          <m:t>–</m:t>
        </m:r>
        <m:r>
          <w:rPr>
            <w:rFonts w:ascii="Cambria Math" w:hAnsi="Cambria Math" w:cs="Arial"/>
          </w:rPr>
          <m:t>50 μ</m:t>
        </m:r>
        <m:r>
          <m:rPr>
            <m:nor/>
          </m:rPr>
          <w:rPr>
            <w:rFonts w:ascii="Arial" w:hAnsi="Arial" w:cs="Arial"/>
          </w:rPr>
          <m:t>T</m:t>
        </m:r>
      </m:oMath>
      <w:r w:rsidRPr="00120151">
        <w:rPr>
          <w:rFonts w:ascii="Arial" w:hAnsi="Arial" w:cs="Arial"/>
        </w:rPr>
        <w:t xml:space="preserve">); Chamber 2 (Near-Null Field, </w:t>
      </w:r>
      <m:oMath>
        <m:r>
          <m:rPr>
            <m:sty m:val="p"/>
          </m:rPr>
          <w:rPr>
            <w:rFonts w:ascii="Cambria Math" w:hAnsi="Cambria Math" w:cs="Arial"/>
          </w:rPr>
          <m:t>&lt;</m:t>
        </m:r>
        <m:r>
          <w:rPr>
            <w:rFonts w:ascii="Cambria Math" w:hAnsi="Cambria Math" w:cs="Arial"/>
          </w:rPr>
          <m:t>10</m:t>
        </m:r>
        <m:r>
          <m:rPr>
            <m:nor/>
          </m:rPr>
          <w:rPr>
            <w:rFonts w:ascii="Arial" w:hAnsi="Arial" w:cs="Arial"/>
          </w:rPr>
          <m:t xml:space="preserve"> nT</m:t>
        </m:r>
      </m:oMath>
      <w:r w:rsidRPr="00120151">
        <w:rPr>
          <w:rFonts w:ascii="Arial" w:hAnsi="Arial" w:cs="Arial"/>
        </w:rPr>
        <w:t xml:space="preserve"> achieved via passive </w:t>
      </w:r>
      <m:oMath>
        <m:r>
          <w:rPr>
            <w:rFonts w:ascii="Cambria Math" w:hAnsi="Cambria Math" w:cs="Arial"/>
          </w:rPr>
          <m:t>μ</m:t>
        </m:r>
      </m:oMath>
      <w:r w:rsidRPr="00120151">
        <w:rPr>
          <w:rFonts w:ascii="Arial" w:hAnsi="Arial" w:cs="Arial"/>
        </w:rPr>
        <w:t>-metal shielding or active cancellation); and Chamber 3 (Bifilar Sham Control, carrying matched current through opposing bifilar windings to cancel the magnetic field while identically matching ohmic heating, vibration, and EMI).</w:t>
      </w:r>
      <w:r w:rsidRPr="00120151">
        <w:rPr>
          <w:rFonts w:ascii="Arial" w:hAnsi="Arial" w:cs="Arial"/>
        </w:rPr>
        <w:br/>
      </w:r>
      <w:r w:rsidRPr="00120151">
        <w:rPr>
          <w:rFonts w:ascii="Arial" w:hAnsi="Arial" w:cs="Arial"/>
          <w:b/>
          <w:bCs/>
        </w:rPr>
        <w:t>(b) Active Causal Rescue Validation Protocol:</w:t>
      </w:r>
      <w:r w:rsidRPr="00120151">
        <w:rPr>
          <w:rFonts w:ascii="Arial" w:hAnsi="Arial" w:cs="Arial"/>
        </w:rPr>
        <w:t xml:space="preserve"> Three-step causal proof inside magnetic shielding. Step 1: Hypomagnetic exposure (</w:t>
      </w:r>
      <m:oMath>
        <m:r>
          <m:rPr>
            <m:sty m:val="p"/>
          </m:rPr>
          <w:rPr>
            <w:rFonts w:ascii="Cambria Math" w:hAnsi="Cambria Math" w:cs="Arial"/>
          </w:rPr>
          <m:t>&lt;</m:t>
        </m:r>
        <m:r>
          <w:rPr>
            <w:rFonts w:ascii="Cambria Math" w:hAnsi="Cambria Math" w:cs="Arial"/>
          </w:rPr>
          <m:t>10</m:t>
        </m:r>
        <m:r>
          <m:rPr>
            <m:nor/>
          </m:rPr>
          <w:rPr>
            <w:rFonts w:ascii="Arial" w:hAnsi="Arial" w:cs="Arial"/>
          </w:rPr>
          <m:t xml:space="preserve"> nT</m:t>
        </m:r>
      </m:oMath>
      <w:r w:rsidRPr="00120151">
        <w:rPr>
          <w:rFonts w:ascii="Arial" w:hAnsi="Arial" w:cs="Arial"/>
        </w:rPr>
        <w:t xml:space="preserve">) elicits the germination lag and chlorosis phenotype. Step 2: Triaxial Helmholtz coils re-apply a calibrated Earth-like </w:t>
      </w:r>
      <m:oMath>
        <m:r>
          <w:rPr>
            <w:rFonts w:ascii="Cambria Math" w:hAnsi="Cambria Math" w:cs="Arial"/>
          </w:rPr>
          <m:t>45 μ</m:t>
        </m:r>
        <m:r>
          <m:rPr>
            <m:nor/>
          </m:rPr>
          <w:rPr>
            <w:rFonts w:ascii="Arial" w:hAnsi="Arial" w:cs="Arial"/>
          </w:rPr>
          <m:t>T</m:t>
        </m:r>
      </m:oMath>
      <w:r w:rsidRPr="00120151">
        <w:rPr>
          <w:rFonts w:ascii="Arial" w:hAnsi="Arial" w:cs="Arial"/>
        </w:rPr>
        <w:t xml:space="preserve"> vector directly inside the shield. Step 3: Complete biological phenotype reversal to geomagnetic baseline formally proves magnetic causality, definitively ruling out enclosure, microclimatic, ethylene, or outgassing artifacts.</w:t>
      </w:r>
      <w:r w:rsidRPr="00120151">
        <w:rPr>
          <w:rFonts w:ascii="Arial" w:hAnsi="Arial" w:cs="Arial"/>
        </w:rPr>
        <w:br/>
      </w:r>
      <w:r w:rsidRPr="00120151">
        <w:rPr>
          <w:rFonts w:ascii="Arial" w:hAnsi="Arial" w:cs="Arial"/>
          <w:b/>
          <w:bCs/>
        </w:rPr>
        <w:t>(c) Predeclared Flight Decision Framework for Lunar Agriculture:</w:t>
      </w:r>
      <w:r w:rsidRPr="00120151">
        <w:rPr>
          <w:rFonts w:ascii="Arial" w:hAnsi="Arial" w:cs="Arial"/>
        </w:rPr>
        <w:t xml:space="preserve"> Operational gates translating empirical ground and flight telemetry into mission decisions. Green Gate (Nominal): Germination drop </w:t>
      </w:r>
      <m:oMath>
        <m:r>
          <m:rPr>
            <m:sty m:val="p"/>
          </m:rPr>
          <w:rPr>
            <w:rFonts w:ascii="Cambria Math" w:hAnsi="Cambria Math" w:cs="Arial"/>
          </w:rPr>
          <m:t>&lt;</m:t>
        </m:r>
        <m:r>
          <w:rPr>
            <w:rFonts w:ascii="Cambria Math" w:hAnsi="Cambria Math" w:cs="Arial"/>
          </w:rPr>
          <m:t>5</m:t>
        </m:r>
        <m:r>
          <m:rPr>
            <m:sty m:val="p"/>
          </m:rPr>
          <w:rPr>
            <w:rFonts w:ascii="Cambria Math" w:hAnsi="Cambria Math" w:cs="Arial"/>
          </w:rPr>
          <m:t>%</m:t>
        </m:r>
      </m:oMath>
      <w:r w:rsidRPr="00120151">
        <w:rPr>
          <w:rFonts w:ascii="Arial" w:hAnsi="Arial" w:cs="Arial"/>
        </w:rPr>
        <w:t xml:space="preserve">,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r>
          <m:rPr>
            <m:sty m:val="p"/>
          </m:rPr>
          <w:rPr>
            <w:rFonts w:ascii="Cambria Math" w:hAnsi="Cambria Math" w:cs="Arial"/>
          </w:rPr>
          <m:t>&lt;</m:t>
        </m:r>
        <m:r>
          <w:rPr>
            <w:rFonts w:ascii="Cambria Math" w:hAnsi="Cambria Math" w:cs="Arial"/>
          </w:rPr>
          <m:t>6</m:t>
        </m:r>
        <m:r>
          <m:rPr>
            <m:nor/>
          </m:rPr>
          <w:rPr>
            <w:rFonts w:ascii="Arial" w:hAnsi="Arial" w:cs="Arial"/>
          </w:rPr>
          <m:t xml:space="preserve"> h</m:t>
        </m:r>
      </m:oMath>
      <w:r w:rsidRPr="00120151">
        <w:rPr>
          <w:rFonts w:ascii="Arial" w:hAnsi="Arial" w:cs="Arial"/>
        </w:rPr>
        <w:t xml:space="preserve">, nominal </w:t>
      </w:r>
      <m:oMath>
        <m:sSub>
          <m:sSubPr>
            <m:ctrlPr>
              <w:rPr>
                <w:rFonts w:ascii="Cambria Math" w:hAnsi="Cambria Math" w:cs="Arial"/>
              </w:rPr>
            </m:ctrlPr>
          </m:sSubPr>
          <m:e>
            <m:r>
              <w:rPr>
                <w:rFonts w:ascii="Cambria Math" w:hAnsi="Cambria Math" w:cs="Arial"/>
              </w:rPr>
              <m:t>F</m:t>
            </m:r>
          </m:e>
          <m:sub>
            <m:r>
              <w:rPr>
                <w:rFonts w:ascii="Cambria Math" w:hAnsi="Cambria Math" w:cs="Arial"/>
              </w:rPr>
              <m:t>v</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m</m:t>
            </m:r>
          </m:sub>
        </m:sSub>
      </m:oMath>
      <w:r w:rsidRPr="00120151">
        <w:rPr>
          <w:rFonts w:ascii="Arial" w:hAnsi="Arial" w:cs="Arial"/>
        </w:rPr>
        <w:t xml:space="preserve">; retire magnetic risk from critical path, proceed with standard flight ops. Amber Gate (Operational Shift): Germination drop </w:t>
      </w:r>
      <m:oMath>
        <m:r>
          <w:rPr>
            <w:rFonts w:ascii="Cambria Math" w:hAnsi="Cambria Math" w:cs="Arial"/>
          </w:rPr>
          <m:t>5</m:t>
        </m:r>
        <m:r>
          <m:rPr>
            <m:nor/>
          </m:rPr>
          <w:rPr>
            <w:rFonts w:ascii="Arial" w:hAnsi="Arial" w:cs="Arial"/>
          </w:rPr>
          <m:t>–</m:t>
        </m:r>
        <m:r>
          <w:rPr>
            <w:rFonts w:ascii="Cambria Math" w:hAnsi="Cambria Math" w:cs="Arial"/>
          </w:rPr>
          <m:t>20</m:t>
        </m:r>
        <m:r>
          <m:rPr>
            <m:sty m:val="p"/>
          </m:rPr>
          <w:rPr>
            <w:rFonts w:ascii="Cambria Math" w:hAnsi="Cambria Math" w:cs="Arial"/>
          </w:rPr>
          <m:t>%</m:t>
        </m:r>
      </m:oMath>
      <w:r w:rsidRPr="00120151">
        <w:rPr>
          <w:rFonts w:ascii="Arial" w:hAnsi="Arial" w:cs="Arial"/>
        </w:rPr>
        <w:t xml:space="preserve">,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r>
          <m:rPr>
            <m:sty m:val="p"/>
          </m:rPr>
          <w:rPr>
            <w:rFonts w:ascii="Cambria Math" w:hAnsi="Cambria Math" w:cs="Arial"/>
          </w:rPr>
          <m:t>=</m:t>
        </m:r>
        <m:r>
          <w:rPr>
            <w:rFonts w:ascii="Cambria Math" w:hAnsi="Cambria Math" w:cs="Arial"/>
          </w:rPr>
          <m:t>6</m:t>
        </m:r>
        <m:r>
          <m:rPr>
            <m:nor/>
          </m:rPr>
          <w:rPr>
            <w:rFonts w:ascii="Arial" w:hAnsi="Arial" w:cs="Arial"/>
          </w:rPr>
          <m:t>–</m:t>
        </m:r>
        <m:r>
          <w:rPr>
            <w:rFonts w:ascii="Cambria Math" w:hAnsi="Cambria Math" w:cs="Arial"/>
          </w:rPr>
          <m:t>24</m:t>
        </m:r>
        <m:r>
          <m:rPr>
            <m:nor/>
          </m:rPr>
          <w:rPr>
            <w:rFonts w:ascii="Arial" w:hAnsi="Arial" w:cs="Arial"/>
          </w:rPr>
          <m:t xml:space="preserve"> h</m:t>
        </m:r>
      </m:oMath>
      <w:r w:rsidRPr="00120151">
        <w:rPr>
          <w:rFonts w:ascii="Arial" w:hAnsi="Arial" w:cs="Arial"/>
        </w:rPr>
        <w:t xml:space="preserve">, </w:t>
      </w:r>
      <m:oMath>
        <m:r>
          <w:rPr>
            <w:rFonts w:ascii="Cambria Math" w:hAnsi="Cambria Math" w:cs="Arial"/>
          </w:rPr>
          <m:t>10</m:t>
        </m:r>
        <m:r>
          <m:rPr>
            <m:nor/>
          </m:rPr>
          <w:rPr>
            <w:rFonts w:ascii="Arial" w:hAnsi="Arial" w:cs="Arial"/>
          </w:rPr>
          <m:t>–</m:t>
        </m:r>
        <m:r>
          <w:rPr>
            <w:rFonts w:ascii="Cambria Math" w:hAnsi="Cambria Math" w:cs="Arial"/>
          </w:rPr>
          <m:t>25</m:t>
        </m:r>
        <m:r>
          <m:rPr>
            <m:sty m:val="p"/>
          </m:rPr>
          <w:rPr>
            <w:rFonts w:ascii="Cambria Math" w:hAnsi="Cambria Math" w:cs="Arial"/>
          </w:rPr>
          <m:t>%</m:t>
        </m:r>
      </m:oMath>
      <w:r w:rsidRPr="00120151">
        <w:rPr>
          <w:rFonts w:ascii="Arial" w:hAnsi="Arial" w:cs="Arial"/>
        </w:rPr>
        <w:t xml:space="preserve"> biomass decline; increase seed </w:t>
      </w:r>
      <w:r w:rsidRPr="00120151">
        <w:rPr>
          <w:rFonts w:ascii="Arial" w:hAnsi="Arial" w:cs="Arial"/>
        </w:rPr>
        <w:lastRenderedPageBreak/>
        <w:t xml:space="preserve">sowing density by </w:t>
      </w:r>
      <m:oMath>
        <m:r>
          <w:rPr>
            <w:rFonts w:ascii="Cambria Math" w:hAnsi="Cambria Math" w:cs="Arial"/>
          </w:rPr>
          <m:t>15</m:t>
        </m:r>
        <m:r>
          <m:rPr>
            <m:nor/>
          </m:rPr>
          <w:rPr>
            <w:rFonts w:ascii="Arial" w:hAnsi="Arial" w:cs="Arial"/>
          </w:rPr>
          <m:t>–</m:t>
        </m:r>
        <m:r>
          <w:rPr>
            <w:rFonts w:ascii="Cambria Math" w:hAnsi="Cambria Math" w:cs="Arial"/>
          </w:rPr>
          <m:t>20</m:t>
        </m:r>
        <m:r>
          <m:rPr>
            <m:sty m:val="p"/>
          </m:rPr>
          <w:rPr>
            <w:rFonts w:ascii="Cambria Math" w:hAnsi="Cambria Math" w:cs="Arial"/>
          </w:rPr>
          <m:t>%</m:t>
        </m:r>
      </m:oMath>
      <w:r w:rsidRPr="00120151">
        <w:rPr>
          <w:rFonts w:ascii="Arial" w:hAnsi="Arial" w:cs="Arial"/>
        </w:rPr>
        <w:t xml:space="preserve">, extend pre-harvest growth duration, and boost blue-light ratio to stimulate HY5 pigment synthesis. Red Gate (Hazard Mitigation): Germination collapse </w:t>
      </w:r>
      <m:oMath>
        <m:r>
          <m:rPr>
            <m:sty m:val="p"/>
          </m:rPr>
          <w:rPr>
            <w:rFonts w:ascii="Cambria Math" w:hAnsi="Cambria Math" w:cs="Arial"/>
          </w:rPr>
          <m:t>&gt;</m:t>
        </m:r>
        <m:r>
          <w:rPr>
            <w:rFonts w:ascii="Cambria Math" w:hAnsi="Cambria Math" w:cs="Arial"/>
          </w:rPr>
          <m:t>20</m:t>
        </m:r>
        <m:r>
          <m:rPr>
            <m:sty m:val="p"/>
          </m:rPr>
          <w:rPr>
            <w:rFonts w:ascii="Cambria Math" w:hAnsi="Cambria Math" w:cs="Arial"/>
          </w:rPr>
          <m:t>%</m:t>
        </m:r>
      </m:oMath>
      <w:r w:rsidRPr="00120151">
        <w:rPr>
          <w:rFonts w:ascii="Arial" w:hAnsi="Arial" w:cs="Arial"/>
        </w:rPr>
        <w:t>, severe emergence stall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r>
          <m:rPr>
            <m:sty m:val="p"/>
          </m:rPr>
          <w:rPr>
            <w:rFonts w:ascii="Cambria Math" w:hAnsi="Cambria Math" w:cs="Arial"/>
          </w:rPr>
          <m:t>&gt;</m:t>
        </m:r>
        <m:r>
          <w:rPr>
            <w:rFonts w:ascii="Cambria Math" w:hAnsi="Cambria Math" w:cs="Arial"/>
          </w:rPr>
          <m:t>24</m:t>
        </m:r>
        <m:r>
          <m:rPr>
            <m:nor/>
          </m:rPr>
          <w:rPr>
            <w:rFonts w:ascii="Arial" w:hAnsi="Arial" w:cs="Arial"/>
          </w:rPr>
          <m:t xml:space="preserve"> h</m:t>
        </m:r>
      </m:oMath>
      <w:r w:rsidRPr="00120151">
        <w:rPr>
          <w:rFonts w:ascii="Arial" w:hAnsi="Arial" w:cs="Arial"/>
        </w:rPr>
        <w:t xml:space="preserve">), severe ROS leak; mandate hardware mitigation (low-power active bias Helmholtz coils restoring </w:t>
      </w:r>
      <m:oMath>
        <m:r>
          <w:rPr>
            <w:rFonts w:ascii="Cambria Math" w:hAnsi="Cambria Math" w:cs="Arial"/>
          </w:rPr>
          <m:t>40</m:t>
        </m:r>
        <m:r>
          <m:rPr>
            <m:nor/>
          </m:rPr>
          <w:rPr>
            <w:rFonts w:ascii="Arial" w:hAnsi="Arial" w:cs="Arial"/>
          </w:rPr>
          <m:t>–</m:t>
        </m:r>
        <m:r>
          <w:rPr>
            <w:rFonts w:ascii="Cambria Math" w:hAnsi="Cambria Math" w:cs="Arial"/>
          </w:rPr>
          <m:t>50 μ</m:t>
        </m:r>
        <m:r>
          <m:rPr>
            <m:nor/>
          </m:rPr>
          <w:rPr>
            <w:rFonts w:ascii="Arial" w:hAnsi="Arial" w:cs="Arial"/>
          </w:rPr>
          <m:t>T</m:t>
        </m:r>
      </m:oMath>
      <w:r w:rsidRPr="00120151">
        <w:rPr>
          <w:rFonts w:ascii="Arial" w:hAnsi="Arial" w:cs="Arial"/>
        </w:rPr>
        <w:t>) or deploy stress-tolerant crop cultivars.</w:t>
      </w:r>
    </w:p>
    <w:p w14:paraId="2D630F69" w14:textId="60E0DCE2" w:rsidR="002518D0" w:rsidRPr="00120151" w:rsidRDefault="00000000">
      <w:pPr>
        <w:pStyle w:val="Heading3"/>
        <w:rPr>
          <w:rFonts w:ascii="Arial" w:hAnsi="Arial" w:cs="Arial"/>
        </w:rPr>
      </w:pPr>
      <w:bookmarkStart w:id="120" w:name="Xdbe44518c294fba7cd4990e44eaeb751a461984"/>
      <w:r w:rsidRPr="00120151">
        <w:rPr>
          <w:rFonts w:ascii="Arial" w:hAnsi="Arial" w:cs="Arial"/>
        </w:rPr>
        <w:t>5.1 Stage 1: In Situ 3-Axis</w:t>
      </w:r>
      <w:ins w:id="121" w:author="Orourke, Aubrie E. (KSC-UBA00)" w:date="2026-10-28T13:42:00Z" w16du:dateUtc="2026-10-28T17:42:00Z">
        <w:r w:rsidR="00FE3592">
          <w:rPr>
            <w:rFonts w:ascii="Arial" w:hAnsi="Arial" w:cs="Arial"/>
          </w:rPr>
          <w:t xml:space="preserve"> Flux</w:t>
        </w:r>
      </w:ins>
      <w:del w:id="122" w:author="Orourke, Aubrie E. (KSC-UBA00)" w:date="2026-10-28T13:42:00Z" w16du:dateUtc="2026-10-28T17:42:00Z">
        <w:r w:rsidRPr="00120151" w:rsidDel="00FE3592">
          <w:rPr>
            <w:rFonts w:ascii="Arial" w:hAnsi="Arial" w:cs="Arial"/>
          </w:rPr>
          <w:delText xml:space="preserve"> Vector</w:delText>
        </w:r>
      </w:del>
      <w:r w:rsidRPr="00120151">
        <w:rPr>
          <w:rFonts w:ascii="Arial" w:hAnsi="Arial" w:cs="Arial"/>
        </w:rPr>
        <w:t xml:space="preserve"> Mapping and Environmental Parity</w:t>
      </w:r>
    </w:p>
    <w:p w14:paraId="4C52F594" w14:textId="77777777" w:rsidR="002518D0" w:rsidRPr="00120151" w:rsidRDefault="00000000">
      <w:pPr>
        <w:pStyle w:val="FirstParagraph"/>
        <w:rPr>
          <w:rFonts w:ascii="Arial" w:hAnsi="Arial" w:cs="Arial"/>
        </w:rPr>
      </w:pPr>
      <w:r w:rsidRPr="00120151">
        <w:rPr>
          <w:rFonts w:ascii="Arial" w:hAnsi="Arial" w:cs="Arial"/>
        </w:rPr>
        <w:t>Flight payload chambers and ground simulation chambers must be equipped with miniature, calibrated 3-axis fluxgate or anisotropic magnetoresistive (AMR) magnetometers logging vector components (</w:t>
      </w:r>
      <m:oMath>
        <m:sSub>
          <m:sSubPr>
            <m:ctrlPr>
              <w:rPr>
                <w:rFonts w:ascii="Cambria Math" w:hAnsi="Cambria Math" w:cs="Arial"/>
              </w:rPr>
            </m:ctrlPr>
          </m:sSubPr>
          <m:e>
            <m:r>
              <w:rPr>
                <w:rFonts w:ascii="Cambria Math" w:hAnsi="Cambria Math" w:cs="Arial"/>
              </w:rPr>
              <m:t>B</m:t>
            </m:r>
          </m:e>
          <m:sub>
            <m:r>
              <w:rPr>
                <w:rFonts w:ascii="Cambria Math" w:hAnsi="Cambria Math" w:cs="Arial"/>
              </w:rPr>
              <m:t>x</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y</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z</m:t>
            </m:r>
          </m:sub>
        </m:sSub>
      </m:oMath>
      <w:r w:rsidRPr="00120151">
        <w:rPr>
          <w:rFonts w:ascii="Arial" w:hAnsi="Arial" w:cs="Arial"/>
        </w:rPr>
        <w:t>) and total magnitude (</w:t>
      </w:r>
      <m:oMath>
        <m:r>
          <m:rPr>
            <m:sty m:val="p"/>
          </m:rPr>
          <w:rPr>
            <w:rFonts w:ascii="Cambria Math" w:hAnsi="Cambria Math" w:cs="Arial"/>
          </w:rPr>
          <m:t>|</m:t>
        </m:r>
        <m:r>
          <m:rPr>
            <m:sty m:val="bi"/>
          </m:rPr>
          <w:rPr>
            <w:rFonts w:ascii="Cambria Math" w:hAnsi="Cambria Math" w:cs="Arial"/>
          </w:rPr>
          <m:t>B</m:t>
        </m:r>
        <m:r>
          <m:rPr>
            <m:sty m:val="p"/>
          </m:rPr>
          <w:rPr>
            <w:rFonts w:ascii="Cambria Math" w:hAnsi="Cambria Math" w:cs="Arial"/>
          </w:rPr>
          <m:t>|</m:t>
        </m:r>
      </m:oMath>
      <w:r w:rsidRPr="00120151">
        <w:rPr>
          <w:rFonts w:ascii="Arial" w:hAnsi="Arial" w:cs="Arial"/>
        </w:rPr>
        <w:t xml:space="preserve">) continuously from DC to </w:t>
      </w:r>
      <m:oMath>
        <m:r>
          <w:rPr>
            <w:rFonts w:ascii="Cambria Math" w:hAnsi="Cambria Math" w:cs="Arial"/>
          </w:rPr>
          <m:t>10</m:t>
        </m:r>
        <m:r>
          <m:rPr>
            <m:nor/>
          </m:rPr>
          <w:rPr>
            <w:rFonts w:ascii="Arial" w:hAnsi="Arial" w:cs="Arial"/>
          </w:rPr>
          <m:t xml:space="preserve"> kHz</m:t>
        </m:r>
      </m:oMath>
      <w:r w:rsidRPr="00120151">
        <w:rPr>
          <w:rFonts w:ascii="Arial" w:hAnsi="Arial" w:cs="Arial"/>
        </w:rPr>
        <w:t xml:space="preserve"> at the plant canopy level [11].</w:t>
      </w:r>
    </w:p>
    <w:p w14:paraId="25A3FEB7" w14:textId="77777777" w:rsidR="002518D0" w:rsidRPr="00120151" w:rsidRDefault="00000000">
      <w:pPr>
        <w:pStyle w:val="BodyText"/>
        <w:rPr>
          <w:rFonts w:ascii="Arial" w:hAnsi="Arial" w:cs="Arial"/>
        </w:rPr>
      </w:pPr>
      <w:r w:rsidRPr="00120151">
        <w:rPr>
          <w:rFonts w:ascii="Arial" w:hAnsi="Arial" w:cs="Arial"/>
        </w:rPr>
        <w:t xml:space="preserve">Chamber environmental parameters must be maintained strictly identical across treatments: - Temperature matched to </w:t>
      </w:r>
      <m:oMath>
        <m:r>
          <m:rPr>
            <m:sty m:val="p"/>
          </m:rPr>
          <w:rPr>
            <w:rFonts w:ascii="Cambria Math" w:hAnsi="Cambria Math" w:cs="Arial"/>
          </w:rPr>
          <m:t>±</m:t>
        </m:r>
        <m:sSup>
          <m:sSupPr>
            <m:ctrlPr>
              <w:rPr>
                <w:rFonts w:ascii="Cambria Math" w:hAnsi="Cambria Math" w:cs="Arial"/>
              </w:rPr>
            </m:ctrlPr>
          </m:sSupPr>
          <m:e>
            <m:r>
              <w:rPr>
                <w:rFonts w:ascii="Cambria Math" w:hAnsi="Cambria Math" w:cs="Arial"/>
              </w:rPr>
              <m:t>0.5</m:t>
            </m:r>
          </m:e>
          <m:sup>
            <m:r>
              <m:rPr>
                <m:sty m:val="p"/>
              </m:rPr>
              <w:rPr>
                <w:rFonts w:ascii="Cambria Math" w:hAnsi="Cambria Math" w:cs="Arial"/>
              </w:rPr>
              <m:t>∘</m:t>
            </m:r>
          </m:sup>
        </m:sSup>
        <m:r>
          <m:rPr>
            <m:nor/>
          </m:rPr>
          <w:rPr>
            <w:rFonts w:ascii="Arial" w:hAnsi="Arial" w:cs="Arial"/>
          </w:rPr>
          <m:t>C</m:t>
        </m:r>
      </m:oMath>
      <w:r w:rsidRPr="00120151">
        <w:rPr>
          <w:rFonts w:ascii="Arial" w:hAnsi="Arial" w:cs="Arial"/>
        </w:rPr>
        <w:t xml:space="preserve"> to eliminate thermal confounding. - Relative humidity maintained at </w:t>
      </w:r>
      <m:oMath>
        <m:r>
          <w:rPr>
            <w:rFonts w:ascii="Cambria Math" w:hAnsi="Cambria Math" w:cs="Arial"/>
          </w:rPr>
          <m:t>65</m:t>
        </m:r>
        <m:r>
          <m:rPr>
            <m:sty m:val="p"/>
          </m:rPr>
          <w:rPr>
            <w:rFonts w:ascii="Cambria Math" w:hAnsi="Cambria Math" w:cs="Arial"/>
          </w:rPr>
          <m:t>±</m:t>
        </m:r>
        <m:r>
          <w:rPr>
            <w:rFonts w:ascii="Cambria Math" w:hAnsi="Cambria Math" w:cs="Arial"/>
          </w:rPr>
          <m:t>5</m:t>
        </m:r>
        <m:r>
          <m:rPr>
            <m:sty m:val="p"/>
          </m:rPr>
          <w:rPr>
            <w:rFonts w:ascii="Cambria Math" w:hAnsi="Cambria Math" w:cs="Arial"/>
          </w:rPr>
          <m:t>%</m:t>
        </m:r>
      </m:oMath>
      <w:r w:rsidRPr="00120151">
        <w:rPr>
          <w:rFonts w:ascii="Arial" w:hAnsi="Arial" w:cs="Arial"/>
        </w:rPr>
        <w:t xml:space="preserve">. - Lighting delivered at matched photosynthetically active radiation (PAR, </w:t>
      </w:r>
      <m:oMath>
        <m:r>
          <w:rPr>
            <w:rFonts w:ascii="Cambria Math" w:hAnsi="Cambria Math" w:cs="Arial"/>
          </w:rPr>
          <m:t>150</m:t>
        </m:r>
        <m:r>
          <m:rPr>
            <m:sty m:val="p"/>
          </m:rPr>
          <w:rPr>
            <w:rFonts w:ascii="Cambria Math" w:hAnsi="Cambria Math" w:cs="Arial"/>
          </w:rPr>
          <m:t>±</m:t>
        </m:r>
        <m:r>
          <w:rPr>
            <w:rFonts w:ascii="Cambria Math" w:hAnsi="Cambria Math" w:cs="Arial"/>
          </w:rPr>
          <m:t>5 μ</m:t>
        </m:r>
        <m:sSup>
          <m:sSupPr>
            <m:ctrlPr>
              <w:rPr>
                <w:rFonts w:ascii="Cambria Math" w:hAnsi="Cambria Math" w:cs="Arial"/>
              </w:rPr>
            </m:ctrlPr>
          </m:sSupPr>
          <m:e>
            <m:r>
              <m:rPr>
                <m:nor/>
              </m:rPr>
              <w:rPr>
                <w:rFonts w:ascii="Arial" w:hAnsi="Arial" w:cs="Arial"/>
              </w:rPr>
              <m:t>mol m</m:t>
            </m:r>
          </m:e>
          <m:sup>
            <m:r>
              <m:rPr>
                <m:sty m:val="p"/>
              </m:rPr>
              <w:rPr>
                <w:rFonts w:ascii="Cambria Math" w:hAnsi="Cambria Math" w:cs="Arial"/>
              </w:rPr>
              <m:t>-</m:t>
            </m:r>
            <m:r>
              <w:rPr>
                <w:rFonts w:ascii="Cambria Math" w:hAnsi="Cambria Math" w:cs="Arial"/>
              </w:rPr>
              <m:t>2</m:t>
            </m:r>
          </m:sup>
        </m:sSup>
        <m:sSup>
          <m:sSupPr>
            <m:ctrlPr>
              <w:rPr>
                <w:rFonts w:ascii="Cambria Math" w:hAnsi="Cambria Math" w:cs="Arial"/>
              </w:rPr>
            </m:ctrlPr>
          </m:sSupPr>
          <m:e>
            <m:r>
              <m:rPr>
                <m:nor/>
              </m:rPr>
              <w:rPr>
                <w:rFonts w:ascii="Arial" w:hAnsi="Arial" w:cs="Arial"/>
              </w:rPr>
              <m:t>s</m:t>
            </m:r>
          </m:e>
          <m:sup>
            <m:r>
              <m:rPr>
                <m:sty m:val="p"/>
              </m:rPr>
              <w:rPr>
                <w:rFonts w:ascii="Cambria Math" w:hAnsi="Cambria Math" w:cs="Arial"/>
              </w:rPr>
              <m:t>-</m:t>
            </m:r>
            <m:r>
              <w:rPr>
                <w:rFonts w:ascii="Cambria Math" w:hAnsi="Cambria Math" w:cs="Arial"/>
              </w:rPr>
              <m:t>1</m:t>
            </m:r>
          </m:sup>
        </m:sSup>
      </m:oMath>
      <w:r w:rsidRPr="00120151">
        <w:rPr>
          <w:rFonts w:ascii="Arial" w:hAnsi="Arial" w:cs="Arial"/>
        </w:rPr>
        <w:t>) with identical spectral distributions. - Airflow and ventilation velocity (</w:t>
      </w:r>
      <m:oMath>
        <m:r>
          <w:rPr>
            <w:rFonts w:ascii="Cambria Math" w:hAnsi="Cambria Math" w:cs="Arial"/>
          </w:rPr>
          <m:t>0.3</m:t>
        </m:r>
        <m:r>
          <m:rPr>
            <m:nor/>
          </m:rPr>
          <w:rPr>
            <w:rFonts w:ascii="Arial" w:hAnsi="Arial" w:cs="Arial"/>
          </w:rPr>
          <m:t>–</m:t>
        </m:r>
        <m:r>
          <w:rPr>
            <w:rFonts w:ascii="Cambria Math" w:hAnsi="Cambria Math" w:cs="Arial"/>
          </w:rPr>
          <m:t>0.5</m:t>
        </m:r>
        <m:sSup>
          <m:sSupPr>
            <m:ctrlPr>
              <w:rPr>
                <w:rFonts w:ascii="Cambria Math" w:hAnsi="Cambria Math" w:cs="Arial"/>
              </w:rPr>
            </m:ctrlPr>
          </m:sSupPr>
          <m:e>
            <m:r>
              <m:rPr>
                <m:nor/>
              </m:rPr>
              <w:rPr>
                <w:rFonts w:ascii="Arial" w:hAnsi="Arial" w:cs="Arial"/>
              </w:rPr>
              <m:t xml:space="preserve"> m s</m:t>
            </m:r>
          </m:e>
          <m:sup>
            <m:r>
              <m:rPr>
                <m:sty m:val="p"/>
              </m:rPr>
              <w:rPr>
                <w:rFonts w:ascii="Cambria Math" w:hAnsi="Cambria Math" w:cs="Arial"/>
              </w:rPr>
              <m:t>-</m:t>
            </m:r>
            <m:r>
              <w:rPr>
                <w:rFonts w:ascii="Cambria Math" w:hAnsi="Cambria Math" w:cs="Arial"/>
              </w:rPr>
              <m:t>1</m:t>
            </m:r>
          </m:sup>
        </m:sSup>
      </m:oMath>
      <w:r w:rsidRPr="00120151">
        <w:rPr>
          <w:rFonts w:ascii="Arial" w:hAnsi="Arial" w:cs="Arial"/>
        </w:rPr>
        <w:t>) matched across chambers to prevent boundary layer and ethylene accumulation artifacts [7,40].</w:t>
      </w:r>
    </w:p>
    <w:p w14:paraId="1F6F850E" w14:textId="77777777" w:rsidR="002518D0" w:rsidRPr="00120151" w:rsidRDefault="00000000">
      <w:pPr>
        <w:pStyle w:val="Heading3"/>
        <w:rPr>
          <w:rFonts w:ascii="Arial" w:hAnsi="Arial" w:cs="Arial"/>
        </w:rPr>
      </w:pPr>
      <w:bookmarkStart w:id="123" w:name="Xbd4ac73e7e5edaffe9815f4bea45fa34b62592c"/>
      <w:bookmarkEnd w:id="120"/>
      <w:r w:rsidRPr="00120151">
        <w:rPr>
          <w:rFonts w:ascii="Arial" w:hAnsi="Arial" w:cs="Arial"/>
        </w:rPr>
        <w:t>5.2 Stage 2: Matched-Current Bifilar Sham Controls</w:t>
      </w:r>
    </w:p>
    <w:p w14:paraId="14502402" w14:textId="77777777" w:rsidR="002518D0" w:rsidRPr="00120151" w:rsidRDefault="00000000">
      <w:pPr>
        <w:pStyle w:val="FirstParagraph"/>
        <w:rPr>
          <w:rFonts w:ascii="Arial" w:hAnsi="Arial" w:cs="Arial"/>
        </w:rPr>
      </w:pPr>
      <w:r w:rsidRPr="00120151">
        <w:rPr>
          <w:rFonts w:ascii="Arial" w:hAnsi="Arial" w:cs="Arial"/>
        </w:rPr>
        <w:t>A primary failure mode of coil-based magnetic cancellation systems is the confounding introduction of ohmic Joule heating, mechanical vibration, and electromagnetic ripple. Whenever active coils are employed, researchers must incorporate matched-current bifilar sham coils [11,78] (Figure 5a). In a bifilar sham configuration, paired wires carry equal currents in opposite directions, producing complete magnetic field cancellation while generating identical resistive heat, current loads, and acoustic vibration as the active cancellation coils. Any biological difference observed between the active cancellation chamber and the bifilar sham chamber can then be unambiguously attributed to the magnetic vector itself.</w:t>
      </w:r>
    </w:p>
    <w:p w14:paraId="618223DC" w14:textId="77777777" w:rsidR="002518D0" w:rsidRPr="00120151" w:rsidRDefault="00000000">
      <w:pPr>
        <w:pStyle w:val="Heading3"/>
        <w:rPr>
          <w:rFonts w:ascii="Arial" w:hAnsi="Arial" w:cs="Arial"/>
        </w:rPr>
      </w:pPr>
      <w:bookmarkStart w:id="124" w:name="stage-3-the-causal-rescue-gate"/>
      <w:bookmarkEnd w:id="123"/>
      <w:r w:rsidRPr="00120151">
        <w:rPr>
          <w:rFonts w:ascii="Arial" w:hAnsi="Arial" w:cs="Arial"/>
        </w:rPr>
        <w:t>5.3 Stage 3: The Causal Rescue Gate</w:t>
      </w:r>
    </w:p>
    <w:p w14:paraId="58A6A588" w14:textId="77777777" w:rsidR="002518D0" w:rsidRPr="00120151" w:rsidRDefault="00000000">
      <w:pPr>
        <w:pStyle w:val="FirstParagraph"/>
        <w:rPr>
          <w:rFonts w:ascii="Arial" w:hAnsi="Arial" w:cs="Arial"/>
        </w:rPr>
      </w:pPr>
      <w:r w:rsidRPr="00120151">
        <w:rPr>
          <w:rFonts w:ascii="Arial" w:hAnsi="Arial" w:cs="Arial"/>
        </w:rPr>
        <w:t xml:space="preserve">To definitively exclude chamber enclosure, volatile organic compound (VOC), or microclimatic artifacts, payloads and ground experiments must execute the </w:t>
      </w:r>
      <w:r w:rsidRPr="00120151">
        <w:rPr>
          <w:rFonts w:ascii="Arial" w:hAnsi="Arial" w:cs="Arial"/>
          <w:b/>
          <w:bCs/>
        </w:rPr>
        <w:t>Causal Rescue Protocol</w:t>
      </w:r>
      <w:r w:rsidRPr="00120151">
        <w:rPr>
          <w:rFonts w:ascii="Arial" w:hAnsi="Arial" w:cs="Arial"/>
        </w:rPr>
        <w:t xml:space="preserve"> [11,79] (Figure 5b): 1. Plants are cultivated within a magnetically shielded enclosure (</w:t>
      </w:r>
      <m:oMath>
        <m:r>
          <w:rPr>
            <w:rFonts w:ascii="Cambria Math" w:hAnsi="Cambria Math" w:cs="Arial"/>
          </w:rPr>
          <m:t>μ</m:t>
        </m:r>
      </m:oMath>
      <w:r w:rsidRPr="00120151">
        <w:rPr>
          <w:rFonts w:ascii="Arial" w:hAnsi="Arial" w:cs="Arial"/>
        </w:rPr>
        <w:t xml:space="preserve">-metal or active cancellation, </w:t>
      </w:r>
      <m:oMath>
        <m:r>
          <m:rPr>
            <m:sty m:val="p"/>
          </m:rPr>
          <w:rPr>
            <w:rFonts w:ascii="Cambria Math" w:hAnsi="Cambria Math" w:cs="Arial"/>
          </w:rPr>
          <m:t>|</m:t>
        </m:r>
        <m:r>
          <m:rPr>
            <m:sty m:val="bi"/>
          </m:rPr>
          <w:rPr>
            <w:rFonts w:ascii="Cambria Math" w:hAnsi="Cambria Math" w:cs="Arial"/>
          </w:rPr>
          <m:t>B</m:t>
        </m:r>
        <m:r>
          <m:rPr>
            <m:sty m:val="p"/>
          </m:rPr>
          <w:rPr>
            <w:rFonts w:ascii="Cambria Math" w:hAnsi="Cambria Math" w:cs="Arial"/>
          </w:rPr>
          <m:t>|&lt;</m:t>
        </m:r>
        <m:r>
          <w:rPr>
            <w:rFonts w:ascii="Cambria Math" w:hAnsi="Cambria Math" w:cs="Arial"/>
          </w:rPr>
          <m:t>10</m:t>
        </m:r>
        <m:r>
          <m:rPr>
            <m:nor/>
          </m:rPr>
          <w:rPr>
            <w:rFonts w:ascii="Arial" w:hAnsi="Arial" w:cs="Arial"/>
          </w:rPr>
          <m:t xml:space="preserve"> nT</m:t>
        </m:r>
      </m:oMath>
      <w:r w:rsidRPr="00120151">
        <w:rPr>
          <w:rFonts w:ascii="Arial" w:hAnsi="Arial" w:cs="Arial"/>
        </w:rPr>
        <w:t>), reproducing the hypomagnetic phenotype (germination delay, reduced elongation, chlorosis). 2. Inside the exact same shielded physical enclosure, an internal triaxial Helmholtz or Merritt coil system is energized to re-apply an Earth-normal geomagnetic vector (</w:t>
      </w:r>
      <m:oMath>
        <m:r>
          <w:rPr>
            <w:rFonts w:ascii="Cambria Math" w:hAnsi="Cambria Math" w:cs="Arial"/>
          </w:rPr>
          <m:t>45</m:t>
        </m:r>
        <m:r>
          <m:rPr>
            <m:nor/>
          </m:rPr>
          <w:rPr>
            <w:rFonts w:ascii="Arial" w:hAnsi="Arial" w:cs="Arial"/>
          </w:rPr>
          <m:t>–</m:t>
        </m:r>
        <m:r>
          <w:rPr>
            <w:rFonts w:ascii="Cambria Math" w:hAnsi="Cambria Math" w:cs="Arial"/>
          </w:rPr>
          <m:t>50 μ</m:t>
        </m:r>
        <m:r>
          <m:rPr>
            <m:nor/>
          </m:rPr>
          <w:rPr>
            <w:rFonts w:ascii="Arial" w:hAnsi="Arial" w:cs="Arial"/>
          </w:rPr>
          <m:t>T</m:t>
        </m:r>
      </m:oMath>
      <w:r w:rsidRPr="00120151">
        <w:rPr>
          <w:rFonts w:ascii="Arial" w:hAnsi="Arial" w:cs="Arial"/>
        </w:rPr>
        <w:t>). 3. If the developmental, transcriptomic, and photosynthetic phenotypes are completely rescued to Earth-baseline levels, magnetic causality is unequivocally established.</w:t>
      </w:r>
    </w:p>
    <w:p w14:paraId="0C2940DB" w14:textId="77777777" w:rsidR="002518D0" w:rsidRPr="00120151" w:rsidRDefault="00000000">
      <w:pPr>
        <w:pStyle w:val="Heading3"/>
        <w:rPr>
          <w:rFonts w:ascii="Arial" w:hAnsi="Arial" w:cs="Arial"/>
        </w:rPr>
      </w:pPr>
      <w:bookmarkStart w:id="125" w:name="Xa7b3f56642cd42450278d9f49f06a83f6e92a20"/>
      <w:bookmarkEnd w:id="124"/>
      <w:r w:rsidRPr="00120151">
        <w:rPr>
          <w:rFonts w:ascii="Arial" w:hAnsi="Arial" w:cs="Arial"/>
        </w:rPr>
        <w:t>5.4 Stage 4: Predeclared Flight Decision Gates for Artemis Payloads</w:t>
      </w:r>
    </w:p>
    <w:p w14:paraId="03ED3FF2" w14:textId="77777777" w:rsidR="00120151" w:rsidRDefault="00000000">
      <w:pPr>
        <w:pStyle w:val="FirstParagraph"/>
        <w:rPr>
          <w:rFonts w:ascii="Arial" w:hAnsi="Arial" w:cs="Arial"/>
        </w:rPr>
      </w:pPr>
      <w:r w:rsidRPr="00120151">
        <w:rPr>
          <w:rFonts w:ascii="Arial" w:hAnsi="Arial" w:cs="Arial"/>
        </w:rPr>
        <w:t xml:space="preserve">Translating empirical ground testing into actionable lunar flight operations requires establishing predeclared decision thresholds (Figure 5c): </w:t>
      </w:r>
    </w:p>
    <w:p w14:paraId="6B0297D4" w14:textId="77777777" w:rsidR="00120151" w:rsidRDefault="00000000">
      <w:pPr>
        <w:pStyle w:val="FirstParagraph"/>
        <w:rPr>
          <w:rFonts w:ascii="Arial" w:hAnsi="Arial" w:cs="Arial"/>
        </w:rPr>
      </w:pPr>
      <w:r w:rsidRPr="00120151">
        <w:rPr>
          <w:rFonts w:ascii="Arial" w:hAnsi="Arial" w:cs="Arial"/>
          <w:b/>
          <w:bCs/>
        </w:rPr>
        <w:lastRenderedPageBreak/>
        <w:t>Green Gate (Nominal Operations / Retire Risk):</w:t>
      </w:r>
      <w:r w:rsidRPr="00120151">
        <w:rPr>
          <w:rFonts w:ascii="Arial" w:hAnsi="Arial" w:cs="Arial"/>
        </w:rPr>
        <w:t xml:space="preserve"> If ground testing with mission-specific hardware, regolith simulant, and crop cultivars demonstrates that germination capacity reduction is </w:t>
      </w:r>
      <m:oMath>
        <m:r>
          <m:rPr>
            <m:sty m:val="p"/>
          </m:rPr>
          <w:rPr>
            <w:rFonts w:ascii="Cambria Math" w:hAnsi="Cambria Math" w:cs="Arial"/>
          </w:rPr>
          <m:t>&lt;</m:t>
        </m:r>
        <m:r>
          <w:rPr>
            <w:rFonts w:ascii="Cambria Math" w:hAnsi="Cambria Math" w:cs="Arial"/>
          </w:rPr>
          <m:t>5</m:t>
        </m:r>
        <m:r>
          <m:rPr>
            <m:sty m:val="p"/>
          </m:rPr>
          <w:rPr>
            <w:rFonts w:ascii="Cambria Math" w:hAnsi="Cambria Math" w:cs="Arial"/>
          </w:rPr>
          <m:t>%</m:t>
        </m:r>
      </m:oMath>
      <w:r w:rsidRPr="00120151">
        <w:rPr>
          <w:rFonts w:ascii="Arial" w:hAnsi="Arial" w:cs="Arial"/>
        </w:rPr>
        <w:t xml:space="preserve">, emergence lag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oMath>
      <w:r w:rsidRPr="00120151">
        <w:rPr>
          <w:rFonts w:ascii="Arial" w:hAnsi="Arial" w:cs="Arial"/>
        </w:rPr>
        <w:t xml:space="preserve"> is </w:t>
      </w:r>
      <m:oMath>
        <m:r>
          <m:rPr>
            <m:sty m:val="p"/>
          </m:rPr>
          <w:rPr>
            <w:rFonts w:ascii="Cambria Math" w:hAnsi="Cambria Math" w:cs="Arial"/>
          </w:rPr>
          <m:t>&lt;</m:t>
        </m:r>
        <m:r>
          <w:rPr>
            <w:rFonts w:ascii="Cambria Math" w:hAnsi="Cambria Math" w:cs="Arial"/>
          </w:rPr>
          <m:t>6</m:t>
        </m:r>
        <m:r>
          <m:rPr>
            <m:nor/>
          </m:rPr>
          <w:rPr>
            <w:rFonts w:ascii="Arial" w:hAnsi="Arial" w:cs="Arial"/>
          </w:rPr>
          <m:t xml:space="preserve"> hours</m:t>
        </m:r>
      </m:oMath>
      <w:r w:rsidRPr="00120151">
        <w:rPr>
          <w:rFonts w:ascii="Arial" w:hAnsi="Arial" w:cs="Arial"/>
        </w:rPr>
        <w:t>, and photochemical efficiency (</w:t>
      </w:r>
      <m:oMath>
        <m:sSub>
          <m:sSubPr>
            <m:ctrlPr>
              <w:rPr>
                <w:rFonts w:ascii="Cambria Math" w:hAnsi="Cambria Math" w:cs="Arial"/>
              </w:rPr>
            </m:ctrlPr>
          </m:sSubPr>
          <m:e>
            <m:r>
              <w:rPr>
                <w:rFonts w:ascii="Cambria Math" w:hAnsi="Cambria Math" w:cs="Arial"/>
              </w:rPr>
              <m:t>F</m:t>
            </m:r>
          </m:e>
          <m:sub>
            <m:r>
              <w:rPr>
                <w:rFonts w:ascii="Cambria Math" w:hAnsi="Cambria Math" w:cs="Arial"/>
              </w:rPr>
              <m:t>v</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m</m:t>
            </m:r>
          </m:sub>
        </m:sSub>
      </m:oMath>
      <w:r w:rsidRPr="00120151">
        <w:rPr>
          <w:rFonts w:ascii="Arial" w:hAnsi="Arial" w:cs="Arial"/>
        </w:rPr>
        <w:t xml:space="preserve">) remains nominal, the hypomagnetic risk is formally retired. Payload engineers can proceed with standard, low-power autonomous operations. </w:t>
      </w:r>
    </w:p>
    <w:p w14:paraId="35120D6D" w14:textId="77777777" w:rsidR="00120151" w:rsidRDefault="00000000">
      <w:pPr>
        <w:pStyle w:val="FirstParagraph"/>
        <w:rPr>
          <w:rFonts w:ascii="Arial" w:hAnsi="Arial" w:cs="Arial"/>
        </w:rPr>
      </w:pPr>
      <w:r w:rsidRPr="00120151">
        <w:rPr>
          <w:rFonts w:ascii="Arial" w:hAnsi="Arial" w:cs="Arial"/>
          <w:b/>
          <w:bCs/>
        </w:rPr>
        <w:t>Amber Gate (Operational Mission Shifts):</w:t>
      </w:r>
      <w:r w:rsidRPr="00120151">
        <w:rPr>
          <w:rFonts w:ascii="Arial" w:hAnsi="Arial" w:cs="Arial"/>
        </w:rPr>
        <w:t xml:space="preserve"> If testing reveals moderate suppression (germination decline of </w:t>
      </w:r>
      <m:oMath>
        <m:r>
          <w:rPr>
            <w:rFonts w:ascii="Cambria Math" w:hAnsi="Cambria Math" w:cs="Arial"/>
          </w:rPr>
          <m:t>5</m:t>
        </m:r>
        <m:r>
          <m:rPr>
            <m:nor/>
          </m:rPr>
          <w:rPr>
            <w:rFonts w:ascii="Arial" w:hAnsi="Arial" w:cs="Arial"/>
          </w:rPr>
          <m:t>–</m:t>
        </m:r>
        <m:r>
          <w:rPr>
            <w:rFonts w:ascii="Cambria Math" w:hAnsi="Cambria Math" w:cs="Arial"/>
          </w:rPr>
          <m:t>20</m:t>
        </m:r>
        <m:r>
          <m:rPr>
            <m:sty m:val="p"/>
          </m:rPr>
          <w:rPr>
            <w:rFonts w:ascii="Cambria Math" w:hAnsi="Cambria Math" w:cs="Arial"/>
          </w:rPr>
          <m:t>%</m:t>
        </m:r>
      </m:oMath>
      <w:r w:rsidRPr="00120151">
        <w:rPr>
          <w:rFonts w:ascii="Arial" w:hAnsi="Arial" w:cs="Arial"/>
        </w:rPr>
        <w:t xml:space="preserve">, emergence delay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r>
          <m:rPr>
            <m:sty m:val="p"/>
          </m:rPr>
          <w:rPr>
            <w:rFonts w:ascii="Cambria Math" w:hAnsi="Cambria Math" w:cs="Arial"/>
          </w:rPr>
          <m:t>=</m:t>
        </m:r>
        <m:r>
          <w:rPr>
            <w:rFonts w:ascii="Cambria Math" w:hAnsi="Cambria Math" w:cs="Arial"/>
          </w:rPr>
          <m:t>6</m:t>
        </m:r>
        <m:r>
          <m:rPr>
            <m:nor/>
          </m:rPr>
          <w:rPr>
            <w:rFonts w:ascii="Arial" w:hAnsi="Arial" w:cs="Arial"/>
          </w:rPr>
          <m:t>–</m:t>
        </m:r>
        <m:r>
          <w:rPr>
            <w:rFonts w:ascii="Cambria Math" w:hAnsi="Cambria Math" w:cs="Arial"/>
          </w:rPr>
          <m:t>24</m:t>
        </m:r>
        <m:r>
          <m:rPr>
            <m:nor/>
          </m:rPr>
          <w:rPr>
            <w:rFonts w:ascii="Arial" w:hAnsi="Arial" w:cs="Arial"/>
          </w:rPr>
          <m:t xml:space="preserve"> hours</m:t>
        </m:r>
      </m:oMath>
      <w:r w:rsidRPr="00120151">
        <w:rPr>
          <w:rFonts w:ascii="Arial" w:hAnsi="Arial" w:cs="Arial"/>
        </w:rPr>
        <w:t xml:space="preserve">, and </w:t>
      </w:r>
      <m:oMath>
        <m:r>
          <w:rPr>
            <w:rFonts w:ascii="Cambria Math" w:hAnsi="Cambria Math" w:cs="Arial"/>
          </w:rPr>
          <m:t>10</m:t>
        </m:r>
        <m:r>
          <m:rPr>
            <m:nor/>
          </m:rPr>
          <w:rPr>
            <w:rFonts w:ascii="Arial" w:hAnsi="Arial" w:cs="Arial"/>
          </w:rPr>
          <m:t>–</m:t>
        </m:r>
        <m:r>
          <w:rPr>
            <w:rFonts w:ascii="Cambria Math" w:hAnsi="Cambria Math" w:cs="Arial"/>
          </w:rPr>
          <m:t>25</m:t>
        </m:r>
        <m:r>
          <m:rPr>
            <m:sty m:val="p"/>
          </m:rPr>
          <w:rPr>
            <w:rFonts w:ascii="Cambria Math" w:hAnsi="Cambria Math" w:cs="Arial"/>
          </w:rPr>
          <m:t>%</m:t>
        </m:r>
      </m:oMath>
      <w:r w:rsidRPr="00120151">
        <w:rPr>
          <w:rFonts w:ascii="Arial" w:hAnsi="Arial" w:cs="Arial"/>
        </w:rPr>
        <w:t xml:space="preserve"> loss in early biomass), hardware redesign is unnecessary, but operational procedures must be adjusted: - Increase initial seed sowing density by </w:t>
      </w:r>
      <m:oMath>
        <m:r>
          <w:rPr>
            <w:rFonts w:ascii="Cambria Math" w:hAnsi="Cambria Math" w:cs="Arial"/>
          </w:rPr>
          <m:t>15</m:t>
        </m:r>
        <m:r>
          <m:rPr>
            <m:nor/>
          </m:rPr>
          <w:rPr>
            <w:rFonts w:ascii="Arial" w:hAnsi="Arial" w:cs="Arial"/>
          </w:rPr>
          <m:t>–</m:t>
        </m:r>
        <m:r>
          <w:rPr>
            <w:rFonts w:ascii="Cambria Math" w:hAnsi="Cambria Math" w:cs="Arial"/>
          </w:rPr>
          <m:t>20</m:t>
        </m:r>
        <m:r>
          <m:rPr>
            <m:sty m:val="p"/>
          </m:rPr>
          <w:rPr>
            <w:rFonts w:ascii="Cambria Math" w:hAnsi="Cambria Math" w:cs="Arial"/>
          </w:rPr>
          <m:t>%</m:t>
        </m:r>
      </m:oMath>
      <w:r w:rsidRPr="00120151">
        <w:rPr>
          <w:rFonts w:ascii="Arial" w:hAnsi="Arial" w:cs="Arial"/>
        </w:rPr>
        <w:t xml:space="preserve"> to compensate for reduced emergence capacity. - Extend the growth timeline by 24–48 hours before scheduled crew harvest. - Shift LED spectral ratios by increasing blue-light flux (</w:t>
      </w:r>
      <m:oMath>
        <m:r>
          <w:rPr>
            <w:rFonts w:ascii="Cambria Math" w:hAnsi="Cambria Math" w:cs="Arial"/>
          </w:rPr>
          <m:t>450</m:t>
        </m:r>
        <m:r>
          <m:rPr>
            <m:nor/>
          </m:rPr>
          <w:rPr>
            <w:rFonts w:ascii="Arial" w:hAnsi="Arial" w:cs="Arial"/>
          </w:rPr>
          <m:t xml:space="preserve"> nm</m:t>
        </m:r>
      </m:oMath>
      <w:r w:rsidRPr="00120151">
        <w:rPr>
          <w:rFonts w:ascii="Arial" w:hAnsi="Arial" w:cs="Arial"/>
        </w:rPr>
        <w:t xml:space="preserve">) by </w:t>
      </w:r>
      <m:oMath>
        <m:r>
          <w:rPr>
            <w:rFonts w:ascii="Cambria Math" w:hAnsi="Cambria Math" w:cs="Arial"/>
          </w:rPr>
          <m:t>10</m:t>
        </m:r>
        <m:r>
          <m:rPr>
            <m:nor/>
          </m:rPr>
          <w:rPr>
            <w:rFonts w:ascii="Arial" w:hAnsi="Arial" w:cs="Arial"/>
          </w:rPr>
          <m:t>–</m:t>
        </m:r>
        <m:r>
          <w:rPr>
            <w:rFonts w:ascii="Cambria Math" w:hAnsi="Cambria Math" w:cs="Arial"/>
          </w:rPr>
          <m:t>15</m:t>
        </m:r>
        <m:r>
          <m:rPr>
            <m:sty m:val="p"/>
          </m:rPr>
          <w:rPr>
            <w:rFonts w:ascii="Cambria Math" w:hAnsi="Cambria Math" w:cs="Arial"/>
          </w:rPr>
          <m:t>%</m:t>
        </m:r>
      </m:oMath>
      <w:r w:rsidRPr="00120151">
        <w:rPr>
          <w:rFonts w:ascii="Arial" w:hAnsi="Arial" w:cs="Arial"/>
        </w:rPr>
        <w:t xml:space="preserve"> to boost cryptochrome/phytochrome activation, stabilizing HY5 and accelerating pigment biosynthesis. </w:t>
      </w:r>
    </w:p>
    <w:p w14:paraId="25A9BAFF" w14:textId="783267FD" w:rsidR="002518D0" w:rsidRPr="00120151" w:rsidRDefault="00000000">
      <w:pPr>
        <w:pStyle w:val="FirstParagraph"/>
        <w:rPr>
          <w:rFonts w:ascii="Arial" w:hAnsi="Arial" w:cs="Arial"/>
        </w:rPr>
      </w:pPr>
      <w:r w:rsidRPr="00120151">
        <w:rPr>
          <w:rFonts w:ascii="Arial" w:hAnsi="Arial" w:cs="Arial"/>
          <w:b/>
          <w:bCs/>
        </w:rPr>
        <w:t>Red Gate (Hazard Mitigation Mandate):</w:t>
      </w:r>
      <w:r w:rsidRPr="00120151">
        <w:rPr>
          <w:rFonts w:ascii="Arial" w:hAnsi="Arial" w:cs="Arial"/>
        </w:rPr>
        <w:t xml:space="preserve"> If testing reveals severe biological impairment (germination capacity collapse </w:t>
      </w:r>
      <m:oMath>
        <m:r>
          <m:rPr>
            <m:sty m:val="p"/>
          </m:rPr>
          <w:rPr>
            <w:rFonts w:ascii="Cambria Math" w:hAnsi="Cambria Math" w:cs="Arial"/>
          </w:rPr>
          <m:t>&gt;</m:t>
        </m:r>
        <m:r>
          <w:rPr>
            <w:rFonts w:ascii="Cambria Math" w:hAnsi="Cambria Math" w:cs="Arial"/>
          </w:rPr>
          <m:t>20</m:t>
        </m:r>
        <m:r>
          <m:rPr>
            <m:sty m:val="p"/>
          </m:rPr>
          <w:rPr>
            <w:rFonts w:ascii="Cambria Math" w:hAnsi="Cambria Math" w:cs="Arial"/>
          </w:rPr>
          <m:t>%</m:t>
        </m:r>
      </m:oMath>
      <w:r w:rsidRPr="00120151">
        <w:rPr>
          <w:rFonts w:ascii="Arial" w:hAnsi="Arial" w:cs="Arial"/>
        </w:rPr>
        <w:t xml:space="preserve">, severe emergence failure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r>
          <m:rPr>
            <m:sty m:val="p"/>
          </m:rPr>
          <w:rPr>
            <w:rFonts w:ascii="Cambria Math" w:hAnsi="Cambria Math" w:cs="Arial"/>
          </w:rPr>
          <m:t>&gt;</m:t>
        </m:r>
        <m:r>
          <w:rPr>
            <w:rFonts w:ascii="Cambria Math" w:hAnsi="Cambria Math" w:cs="Arial"/>
          </w:rPr>
          <m:t>24</m:t>
        </m:r>
        <m:r>
          <m:rPr>
            <m:nor/>
          </m:rPr>
          <w:rPr>
            <w:rFonts w:ascii="Arial" w:hAnsi="Arial" w:cs="Arial"/>
          </w:rPr>
          <m:t xml:space="preserve"> hours</m:t>
        </m:r>
      </m:oMath>
      <w:r w:rsidRPr="00120151">
        <w:rPr>
          <w:rFonts w:ascii="Arial" w:hAnsi="Arial" w:cs="Arial"/>
        </w:rPr>
        <w:t xml:space="preserve">, uncontrolled ROS accumulation, or </w:t>
      </w:r>
      <m:oMath>
        <m:r>
          <m:rPr>
            <m:sty m:val="p"/>
          </m:rPr>
          <w:rPr>
            <w:rFonts w:ascii="Cambria Math" w:hAnsi="Cambria Math" w:cs="Arial"/>
          </w:rPr>
          <m:t>&gt;</m:t>
        </m:r>
        <m:r>
          <w:rPr>
            <w:rFonts w:ascii="Cambria Math" w:hAnsi="Cambria Math" w:cs="Arial"/>
          </w:rPr>
          <m:t>30</m:t>
        </m:r>
        <m:r>
          <m:rPr>
            <m:sty m:val="p"/>
          </m:rPr>
          <w:rPr>
            <w:rFonts w:ascii="Cambria Math" w:hAnsi="Cambria Math" w:cs="Arial"/>
          </w:rPr>
          <m:t>%</m:t>
        </m:r>
      </m:oMath>
      <w:r w:rsidRPr="00120151">
        <w:rPr>
          <w:rFonts w:ascii="Arial" w:hAnsi="Arial" w:cs="Arial"/>
        </w:rPr>
        <w:t xml:space="preserve"> loss in harvestable yield), active mitigation is mandatory: - Integrate low-power, lightweight active bias Helmholtz coils into the payload growth cassette, restoring a localized </w:t>
      </w:r>
      <m:oMath>
        <m:r>
          <w:rPr>
            <w:rFonts w:ascii="Cambria Math" w:hAnsi="Cambria Math" w:cs="Arial"/>
          </w:rPr>
          <m:t>40</m:t>
        </m:r>
        <m:r>
          <m:rPr>
            <m:nor/>
          </m:rPr>
          <w:rPr>
            <w:rFonts w:ascii="Arial" w:hAnsi="Arial" w:cs="Arial"/>
          </w:rPr>
          <m:t>–</m:t>
        </m:r>
        <m:r>
          <w:rPr>
            <w:rFonts w:ascii="Cambria Math" w:hAnsi="Cambria Math" w:cs="Arial"/>
          </w:rPr>
          <m:t>50 μ</m:t>
        </m:r>
        <m:r>
          <m:rPr>
            <m:nor/>
          </m:rPr>
          <w:rPr>
            <w:rFonts w:ascii="Arial" w:hAnsi="Arial" w:cs="Arial"/>
          </w:rPr>
          <m:t>T</m:t>
        </m:r>
      </m:oMath>
      <w:r w:rsidRPr="00120151">
        <w:rPr>
          <w:rFonts w:ascii="Arial" w:hAnsi="Arial" w:cs="Arial"/>
        </w:rPr>
        <w:t xml:space="preserve"> magnetic vector at an electrical cost of </w:t>
      </w:r>
      <m:oMath>
        <m:r>
          <m:rPr>
            <m:sty m:val="p"/>
          </m:rPr>
          <w:rPr>
            <w:rFonts w:ascii="Cambria Math" w:hAnsi="Cambria Math" w:cs="Arial"/>
          </w:rPr>
          <m:t>&lt;</m:t>
        </m:r>
        <m:r>
          <w:rPr>
            <w:rFonts w:ascii="Cambria Math" w:hAnsi="Cambria Math" w:cs="Arial"/>
          </w:rPr>
          <m:t>2</m:t>
        </m:r>
        <m:r>
          <m:rPr>
            <m:nor/>
          </m:rPr>
          <w:rPr>
            <w:rFonts w:ascii="Arial" w:hAnsi="Arial" w:cs="Arial"/>
          </w:rPr>
          <m:t xml:space="preserve"> W</m:t>
        </m:r>
      </m:oMath>
      <w:r w:rsidRPr="00120151">
        <w:rPr>
          <w:rFonts w:ascii="Arial" w:hAnsi="Arial" w:cs="Arial"/>
        </w:rPr>
        <w:t xml:space="preserve">. - Transition flight seed payloads to genetically verified, hypomagnetic-tolerant cultivars or lines overexpressing </w:t>
      </w:r>
      <w:r w:rsidRPr="00120151">
        <w:rPr>
          <w:rFonts w:ascii="Arial" w:hAnsi="Arial" w:cs="Arial"/>
          <w:i/>
          <w:iCs/>
        </w:rPr>
        <w:t>AOX1D</w:t>
      </w:r>
      <w:r w:rsidRPr="00120151">
        <w:rPr>
          <w:rFonts w:ascii="Arial" w:hAnsi="Arial" w:cs="Arial"/>
        </w:rPr>
        <w:t xml:space="preserve">, </w:t>
      </w:r>
      <w:r w:rsidRPr="00120151">
        <w:rPr>
          <w:rFonts w:ascii="Arial" w:hAnsi="Arial" w:cs="Arial"/>
          <w:i/>
          <w:iCs/>
        </w:rPr>
        <w:t>CAT3</w:t>
      </w:r>
      <w:r w:rsidRPr="00120151">
        <w:rPr>
          <w:rFonts w:ascii="Arial" w:hAnsi="Arial" w:cs="Arial"/>
        </w:rPr>
        <w:t xml:space="preserve">, or </w:t>
      </w:r>
      <w:r w:rsidRPr="00120151">
        <w:rPr>
          <w:rFonts w:ascii="Arial" w:hAnsi="Arial" w:cs="Arial"/>
          <w:i/>
          <w:iCs/>
        </w:rPr>
        <w:t>HY5</w:t>
      </w:r>
      <w:r w:rsidRPr="00120151">
        <w:rPr>
          <w:rFonts w:ascii="Arial" w:hAnsi="Arial" w:cs="Arial"/>
        </w:rPr>
        <w:t>.</w:t>
      </w:r>
    </w:p>
    <w:p w14:paraId="7B778D45" w14:textId="77777777" w:rsidR="002518D0" w:rsidRPr="00120151" w:rsidRDefault="00DF4F2A">
      <w:pPr>
        <w:rPr>
          <w:rFonts w:ascii="Arial" w:hAnsi="Arial" w:cs="Arial"/>
        </w:rPr>
      </w:pPr>
      <w:r>
        <w:rPr>
          <w:noProof/>
        </w:rPr>
        <mc:AlternateContent>
          <mc:Choice Requires="wps">
            <w:drawing>
              <wp:inline distT="0" distB="0" distL="0" distR="0" wp14:anchorId="3EE8C40B" wp14:editId="56BDFE3D">
                <wp:extent cx="5943600" cy="13970"/>
                <wp:effectExtent l="0" t="0" r="0" b="0"/>
                <wp:docPr id="1469788775" name="Horizontal Lin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3C24989" id="Horizontal Line 8"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34737898" w14:textId="77777777" w:rsidR="002518D0" w:rsidRPr="00120151" w:rsidRDefault="00000000">
      <w:pPr>
        <w:pStyle w:val="Heading2"/>
        <w:rPr>
          <w:rFonts w:ascii="Arial" w:hAnsi="Arial" w:cs="Arial"/>
        </w:rPr>
      </w:pPr>
      <w:bookmarkStart w:id="126" w:name="_Toc244078826"/>
      <w:bookmarkStart w:id="127" w:name="Xbea3edd5a7aeb15038300f903f189dad42dcce3"/>
      <w:bookmarkEnd w:id="117"/>
      <w:bookmarkEnd w:id="125"/>
      <w:r w:rsidRPr="00120151">
        <w:rPr>
          <w:rFonts w:ascii="Arial" w:hAnsi="Arial" w:cs="Arial"/>
        </w:rPr>
        <w:t>6. Conclusions &amp; Forward Look for Sustained Lunar Agriculture</w:t>
      </w:r>
      <w:bookmarkEnd w:id="126"/>
    </w:p>
    <w:p w14:paraId="4CE621AE" w14:textId="77777777" w:rsidR="002518D0" w:rsidRPr="00120151" w:rsidRDefault="00000000">
      <w:pPr>
        <w:pStyle w:val="FirstParagraph"/>
        <w:rPr>
          <w:rFonts w:ascii="Arial" w:hAnsi="Arial" w:cs="Arial"/>
        </w:rPr>
      </w:pPr>
      <w:r w:rsidRPr="00120151">
        <w:rPr>
          <w:rFonts w:ascii="Arial" w:hAnsi="Arial" w:cs="Arial"/>
        </w:rPr>
        <w:t>As humanity prepares for sustained surface operations under the Artemis program and looks forward to permanent lunar bases, space agricultural engineering must mature beyond treating gravity and radiation as the sole planetary variables.</w:t>
      </w:r>
    </w:p>
    <w:p w14:paraId="7B571AC8" w14:textId="77777777" w:rsidR="00120151" w:rsidRDefault="00000000">
      <w:pPr>
        <w:pStyle w:val="BodyText"/>
        <w:rPr>
          <w:rFonts w:ascii="Arial" w:hAnsi="Arial" w:cs="Arial"/>
        </w:rPr>
      </w:pPr>
      <w:r w:rsidRPr="00120151">
        <w:rPr>
          <w:rFonts w:ascii="Arial" w:hAnsi="Arial" w:cs="Arial"/>
        </w:rPr>
        <w:t xml:space="preserve">This review synthesizes the current biophysical and physiological state of the art around </w:t>
      </w:r>
      <w:r w:rsidRPr="00120151">
        <w:rPr>
          <w:rFonts w:ascii="Arial" w:hAnsi="Arial" w:cs="Arial"/>
          <w:b/>
          <w:bCs/>
        </w:rPr>
        <w:t>five fundamental core concepts</w:t>
      </w:r>
      <w:r w:rsidRPr="00120151">
        <w:rPr>
          <w:rFonts w:ascii="Arial" w:hAnsi="Arial" w:cs="Arial"/>
        </w:rPr>
        <w:t xml:space="preserve">: </w:t>
      </w:r>
    </w:p>
    <w:p w14:paraId="626C56EB" w14:textId="77777777" w:rsidR="00120151" w:rsidRDefault="00000000">
      <w:pPr>
        <w:pStyle w:val="BodyText"/>
        <w:rPr>
          <w:rFonts w:ascii="Arial" w:hAnsi="Arial" w:cs="Arial"/>
        </w:rPr>
      </w:pPr>
      <w:r w:rsidRPr="00120151">
        <w:rPr>
          <w:rFonts w:ascii="Arial" w:hAnsi="Arial" w:cs="Arial"/>
        </w:rPr>
        <w:t xml:space="preserve">1. </w:t>
      </w:r>
      <w:r w:rsidRPr="00120151">
        <w:rPr>
          <w:rFonts w:ascii="Arial" w:hAnsi="Arial" w:cs="Arial"/>
          <w:b/>
          <w:bCs/>
        </w:rPr>
        <w:t>Near-Null Magnetic Fields Physically Exist Across the Lunar Surface:</w:t>
      </w:r>
      <w:r w:rsidRPr="00120151">
        <w:rPr>
          <w:rFonts w:ascii="Arial" w:hAnsi="Arial" w:cs="Arial"/>
        </w:rPr>
        <w:t xml:space="preserve"> The Moon lacks an active core dynamo. Planned Artemis South Pole landing sites (such as Shackleton, Haworth, and Faustini) reside in an extreme magnetic void (</w:t>
      </w:r>
      <m:oMath>
        <m:r>
          <m:rPr>
            <m:sty m:val="p"/>
          </m:rPr>
          <w:rPr>
            <w:rFonts w:ascii="Cambria Math" w:hAnsi="Cambria Math" w:cs="Arial"/>
          </w:rPr>
          <m:t>&lt;</m:t>
        </m:r>
        <m:r>
          <w:rPr>
            <w:rFonts w:ascii="Cambria Math" w:hAnsi="Cambria Math" w:cs="Arial"/>
          </w:rPr>
          <m:t>0.8</m:t>
        </m:r>
        <m:r>
          <m:rPr>
            <m:nor/>
          </m:rPr>
          <w:rPr>
            <w:rFonts w:ascii="Arial" w:hAnsi="Arial" w:cs="Arial"/>
          </w:rPr>
          <m:t xml:space="preserve"> nT</m:t>
        </m:r>
      </m:oMath>
      <w:r w:rsidRPr="00120151">
        <w:rPr>
          <w:rFonts w:ascii="Arial" w:hAnsi="Arial" w:cs="Arial"/>
        </w:rPr>
        <w:t xml:space="preserve">), more than </w:t>
      </w:r>
      <m:oMath>
        <m:r>
          <w:rPr>
            <w:rFonts w:ascii="Cambria Math" w:hAnsi="Cambria Math" w:cs="Arial"/>
          </w:rPr>
          <m:t>30</m:t>
        </m:r>
        <m:r>
          <m:rPr>
            <m:sty m:val="p"/>
          </m:rPr>
          <w:rPr>
            <w:rFonts w:ascii="Cambria Math" w:hAnsi="Cambria Math" w:cs="Arial"/>
          </w:rPr>
          <m:t>,</m:t>
        </m:r>
        <m:r>
          <w:rPr>
            <w:rFonts w:ascii="Cambria Math" w:hAnsi="Cambria Math" w:cs="Arial"/>
          </w:rPr>
          <m:t>000</m:t>
        </m:r>
        <m:r>
          <m:rPr>
            <m:sty m:val="p"/>
          </m:rPr>
          <w:rPr>
            <w:rFonts w:ascii="Cambria Math" w:hAnsi="Cambria Math" w:cs="Arial"/>
          </w:rPr>
          <m:t>×</m:t>
        </m:r>
      </m:oMath>
      <w:r w:rsidRPr="00120151">
        <w:rPr>
          <w:rFonts w:ascii="Arial" w:hAnsi="Arial" w:cs="Arial"/>
        </w:rPr>
        <w:t xml:space="preserve"> weaker than Earth’s geomagnetic field. </w:t>
      </w:r>
      <w:commentRangeStart w:id="128"/>
      <w:r w:rsidRPr="00120151">
        <w:rPr>
          <w:rFonts w:ascii="Arial" w:hAnsi="Arial" w:cs="Arial"/>
        </w:rPr>
        <w:t>Payload architectures must account for vector superposition (</w:t>
      </w:r>
      <m:oMath>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total</m:t>
            </m:r>
          </m:sub>
        </m:sSub>
      </m:oMath>
      <w:r w:rsidRPr="00120151">
        <w:rPr>
          <w:rFonts w:ascii="Arial" w:hAnsi="Arial" w:cs="Arial"/>
        </w:rPr>
        <w:t>) to prevent stray lander avionics fields (</w:t>
      </w:r>
      <m:oMath>
        <m:r>
          <w:rPr>
            <w:rFonts w:ascii="Cambria Math" w:hAnsi="Cambria Math" w:cs="Arial"/>
          </w:rPr>
          <m:t>50</m:t>
        </m:r>
        <m:r>
          <m:rPr>
            <m:nor/>
          </m:rPr>
          <w:rPr>
            <w:rFonts w:ascii="Arial" w:hAnsi="Arial" w:cs="Arial"/>
          </w:rPr>
          <m:t>–</m:t>
        </m:r>
        <m:r>
          <w:rPr>
            <w:rFonts w:ascii="Cambria Math" w:hAnsi="Cambria Math" w:cs="Arial"/>
          </w:rPr>
          <m:t>500 μ</m:t>
        </m:r>
        <m:r>
          <m:rPr>
            <m:nor/>
          </m:rPr>
          <w:rPr>
            <w:rFonts w:ascii="Arial" w:hAnsi="Arial" w:cs="Arial"/>
          </w:rPr>
          <m:t>T</m:t>
        </m:r>
      </m:oMath>
      <w:r w:rsidRPr="00120151">
        <w:rPr>
          <w:rFonts w:ascii="Arial" w:hAnsi="Arial" w:cs="Arial"/>
        </w:rPr>
        <w:t xml:space="preserve">) from confounding biological exposures. </w:t>
      </w:r>
      <w:commentRangeEnd w:id="128"/>
      <w:r w:rsidR="00FE3592">
        <w:rPr>
          <w:rStyle w:val="CommentReference"/>
          <w:rFonts w:ascii="Arial" w:hAnsi="Arial" w:cs="Arial"/>
          <w:sz w:val="24"/>
          <w:szCs w:val="24"/>
        </w:rPr>
        <w:commentReference w:id="128"/>
      </w:r>
    </w:p>
    <w:p w14:paraId="0A793DF9" w14:textId="77777777" w:rsidR="00120151" w:rsidRDefault="00000000">
      <w:pPr>
        <w:pStyle w:val="BodyText"/>
        <w:rPr>
          <w:rFonts w:ascii="Arial" w:hAnsi="Arial" w:cs="Arial"/>
        </w:rPr>
      </w:pPr>
      <w:r w:rsidRPr="00120151">
        <w:rPr>
          <w:rFonts w:ascii="Arial" w:hAnsi="Arial" w:cs="Arial"/>
        </w:rPr>
        <w:t xml:space="preserve">2. </w:t>
      </w:r>
      <w:r w:rsidRPr="00120151">
        <w:rPr>
          <w:rFonts w:ascii="Arial" w:hAnsi="Arial" w:cs="Arial"/>
          <w:b/>
          <w:bCs/>
        </w:rPr>
        <w:t>Null Magnetic Fields Alter Germination Capacity:</w:t>
      </w:r>
      <w:r w:rsidRPr="00120151">
        <w:rPr>
          <w:rFonts w:ascii="Arial" w:hAnsi="Arial" w:cs="Arial"/>
        </w:rPr>
        <w:t xml:space="preserve"> Removal of the geomagnetic field impairs seed imbibition kinetics and alters the ABA/GA hormonal balance, reducing total germination capacity and decreasing the absolute number (#) of viable seedlings established per sown area by </w:t>
      </w:r>
      <m:oMath>
        <m:r>
          <w:rPr>
            <w:rFonts w:ascii="Cambria Math" w:hAnsi="Cambria Math" w:cs="Arial"/>
          </w:rPr>
          <m:t>10</m:t>
        </m:r>
        <m:r>
          <m:rPr>
            <m:nor/>
          </m:rPr>
          <w:rPr>
            <w:rFonts w:ascii="Arial" w:hAnsi="Arial" w:cs="Arial"/>
          </w:rPr>
          <m:t xml:space="preserve"> to </m:t>
        </m:r>
        <m:r>
          <w:rPr>
            <w:rFonts w:ascii="Cambria Math" w:hAnsi="Cambria Math" w:cs="Arial"/>
          </w:rPr>
          <m:t>30</m:t>
        </m:r>
        <m:r>
          <m:rPr>
            <m:sty m:val="p"/>
          </m:rPr>
          <w:rPr>
            <w:rFonts w:ascii="Cambria Math" w:hAnsi="Cambria Math" w:cs="Arial"/>
          </w:rPr>
          <m:t>%</m:t>
        </m:r>
      </m:oMath>
      <w:r w:rsidRPr="00120151">
        <w:rPr>
          <w:rFonts w:ascii="Arial" w:hAnsi="Arial" w:cs="Arial"/>
        </w:rPr>
        <w:t xml:space="preserve">. </w:t>
      </w:r>
    </w:p>
    <w:p w14:paraId="2940C4E4" w14:textId="77777777" w:rsidR="00120151" w:rsidRDefault="00000000">
      <w:pPr>
        <w:pStyle w:val="BodyText"/>
        <w:rPr>
          <w:rFonts w:ascii="Arial" w:hAnsi="Arial" w:cs="Arial"/>
        </w:rPr>
      </w:pPr>
      <w:r w:rsidRPr="00120151">
        <w:rPr>
          <w:rFonts w:ascii="Arial" w:hAnsi="Arial" w:cs="Arial"/>
        </w:rPr>
        <w:t xml:space="preserve">3. </w:t>
      </w:r>
      <w:r w:rsidRPr="00120151">
        <w:rPr>
          <w:rFonts w:ascii="Arial" w:hAnsi="Arial" w:cs="Arial"/>
          <w:b/>
          <w:bCs/>
        </w:rPr>
        <w:t>Null Magnetic Fields Alter Germination Speed and Growth Kinetics:</w:t>
      </w:r>
      <w:r w:rsidRPr="00120151">
        <w:rPr>
          <w:rFonts w:ascii="Arial" w:hAnsi="Arial" w:cs="Arial"/>
        </w:rPr>
        <w:t xml:space="preserve"> Near-null fields introduce a substantial emergence lag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oMath>
      <w:r w:rsidRPr="00120151">
        <w:rPr>
          <w:rFonts w:ascii="Arial" w:hAnsi="Arial" w:cs="Arial"/>
        </w:rPr>
        <w:t xml:space="preserve"> delay of 12–36 h) and retard radicle and hypocotyl elongation rates by dampening cell proliferation and PIN2-mediated auxin </w:t>
      </w:r>
      <w:r w:rsidRPr="00120151">
        <w:rPr>
          <w:rFonts w:ascii="Arial" w:hAnsi="Arial" w:cs="Arial"/>
        </w:rPr>
        <w:lastRenderedPageBreak/>
        <w:t xml:space="preserve">transport, leading to a </w:t>
      </w:r>
      <m:oMath>
        <m:r>
          <w:rPr>
            <w:rFonts w:ascii="Cambria Math" w:hAnsi="Cambria Math" w:cs="Arial"/>
          </w:rPr>
          <m:t>20</m:t>
        </m:r>
        <m:r>
          <m:rPr>
            <m:nor/>
          </m:rPr>
          <w:rPr>
            <w:rFonts w:ascii="Arial" w:hAnsi="Arial" w:cs="Arial"/>
          </w:rPr>
          <m:t>–</m:t>
        </m:r>
        <m:r>
          <w:rPr>
            <w:rFonts w:ascii="Cambria Math" w:hAnsi="Cambria Math" w:cs="Arial"/>
          </w:rPr>
          <m:t>30</m:t>
        </m:r>
        <m:r>
          <m:rPr>
            <m:sty m:val="p"/>
          </m:rPr>
          <w:rPr>
            <w:rFonts w:ascii="Cambria Math" w:hAnsi="Cambria Math" w:cs="Arial"/>
          </w:rPr>
          <m:t>%</m:t>
        </m:r>
      </m:oMath>
      <w:r w:rsidRPr="00120151">
        <w:rPr>
          <w:rFonts w:ascii="Arial" w:hAnsi="Arial" w:cs="Arial"/>
        </w:rPr>
        <w:t xml:space="preserve"> penalty in early seedling biomass and fresh material yield. </w:t>
      </w:r>
    </w:p>
    <w:p w14:paraId="64C2DC6A" w14:textId="77777777" w:rsidR="00120151" w:rsidRDefault="00000000">
      <w:pPr>
        <w:pStyle w:val="BodyText"/>
        <w:rPr>
          <w:rFonts w:ascii="Arial" w:hAnsi="Arial" w:cs="Arial"/>
        </w:rPr>
      </w:pPr>
      <w:r w:rsidRPr="00120151">
        <w:rPr>
          <w:rFonts w:ascii="Arial" w:hAnsi="Arial" w:cs="Arial"/>
        </w:rPr>
        <w:t xml:space="preserve">4. </w:t>
      </w:r>
      <w:r w:rsidRPr="00120151">
        <w:rPr>
          <w:rFonts w:ascii="Arial" w:hAnsi="Arial" w:cs="Arial"/>
          <w:b/>
          <w:bCs/>
        </w:rPr>
        <w:t>Null Magnetic Fields Repress Pigment Biosynthetic Networks:</w:t>
      </w:r>
      <w:r w:rsidRPr="00120151">
        <w:rPr>
          <w:rFonts w:ascii="Arial" w:hAnsi="Arial" w:cs="Arial"/>
        </w:rPr>
        <w:t xml:space="preserve"> Cryptochrome radical-pair spin dynamics are altered in near-null fields, attenuating HY5 stabilization and downregulating rate-limiting enzymes of chlorophyll (</w:t>
      </w:r>
      <w:r w:rsidRPr="00120151">
        <w:rPr>
          <w:rFonts w:ascii="Arial" w:hAnsi="Arial" w:cs="Arial"/>
          <w:i/>
          <w:iCs/>
        </w:rPr>
        <w:t>HEMA1</w:t>
      </w:r>
      <w:r w:rsidRPr="00120151">
        <w:rPr>
          <w:rFonts w:ascii="Arial" w:hAnsi="Arial" w:cs="Arial"/>
        </w:rPr>
        <w:t xml:space="preserve">, </w:t>
      </w:r>
      <w:r w:rsidRPr="00120151">
        <w:rPr>
          <w:rFonts w:ascii="Arial" w:hAnsi="Arial" w:cs="Arial"/>
          <w:i/>
          <w:iCs/>
        </w:rPr>
        <w:t>CHLH</w:t>
      </w:r>
      <w:r w:rsidRPr="00120151">
        <w:rPr>
          <w:rFonts w:ascii="Arial" w:hAnsi="Arial" w:cs="Arial"/>
        </w:rPr>
        <w:t xml:space="preserve">, </w:t>
      </w:r>
      <w:r w:rsidRPr="00120151">
        <w:rPr>
          <w:rFonts w:ascii="Arial" w:hAnsi="Arial" w:cs="Arial"/>
          <w:i/>
          <w:iCs/>
        </w:rPr>
        <w:t>POR</w:t>
      </w:r>
      <w:r w:rsidRPr="00120151">
        <w:rPr>
          <w:rFonts w:ascii="Arial" w:hAnsi="Arial" w:cs="Arial"/>
        </w:rPr>
        <w:t>) and anthocyanin (</w:t>
      </w:r>
      <w:r w:rsidRPr="00120151">
        <w:rPr>
          <w:rFonts w:ascii="Arial" w:hAnsi="Arial" w:cs="Arial"/>
          <w:i/>
          <w:iCs/>
        </w:rPr>
        <w:t>CHS</w:t>
      </w:r>
      <w:r w:rsidRPr="00120151">
        <w:rPr>
          <w:rFonts w:ascii="Arial" w:hAnsi="Arial" w:cs="Arial"/>
        </w:rPr>
        <w:t xml:space="preserve">, </w:t>
      </w:r>
      <w:r w:rsidRPr="00120151">
        <w:rPr>
          <w:rFonts w:ascii="Arial" w:hAnsi="Arial" w:cs="Arial"/>
          <w:i/>
          <w:iCs/>
        </w:rPr>
        <w:t>CHI</w:t>
      </w:r>
      <w:r w:rsidRPr="00120151">
        <w:rPr>
          <w:rFonts w:ascii="Arial" w:hAnsi="Arial" w:cs="Arial"/>
        </w:rPr>
        <w:t>) biosynthesis, while secondary iron starvation (</w:t>
      </w:r>
      <w:r w:rsidRPr="00120151">
        <w:rPr>
          <w:rFonts w:ascii="Arial" w:hAnsi="Arial" w:cs="Arial"/>
          <w:i/>
          <w:iCs/>
        </w:rPr>
        <w:t>FIT</w:t>
      </w:r>
      <w:r w:rsidRPr="00120151">
        <w:rPr>
          <w:rFonts w:ascii="Arial" w:hAnsi="Arial" w:cs="Arial"/>
        </w:rPr>
        <w:t xml:space="preserve">, </w:t>
      </w:r>
      <w:r w:rsidRPr="00120151">
        <w:rPr>
          <w:rFonts w:ascii="Arial" w:hAnsi="Arial" w:cs="Arial"/>
          <w:i/>
          <w:iCs/>
        </w:rPr>
        <w:t>IRT1</w:t>
      </w:r>
      <w:r w:rsidRPr="00120151">
        <w:rPr>
          <w:rFonts w:ascii="Arial" w:hAnsi="Arial" w:cs="Arial"/>
        </w:rPr>
        <w:t xml:space="preserve">, </w:t>
      </w:r>
      <w:r w:rsidRPr="00120151">
        <w:rPr>
          <w:rFonts w:ascii="Arial" w:hAnsi="Arial" w:cs="Arial"/>
          <w:i/>
          <w:iCs/>
        </w:rPr>
        <w:t>AtFer1–4</w:t>
      </w:r>
      <w:r w:rsidRPr="00120151">
        <w:rPr>
          <w:rFonts w:ascii="Arial" w:hAnsi="Arial" w:cs="Arial"/>
        </w:rPr>
        <w:t xml:space="preserve">) triggers seedling chlorosis during de-etiolation. </w:t>
      </w:r>
    </w:p>
    <w:p w14:paraId="33A6EE79" w14:textId="34CE2DE1" w:rsidR="002518D0" w:rsidRPr="00120151" w:rsidRDefault="00000000">
      <w:pPr>
        <w:pStyle w:val="BodyText"/>
        <w:rPr>
          <w:rFonts w:ascii="Arial" w:hAnsi="Arial" w:cs="Arial"/>
        </w:rPr>
      </w:pPr>
      <w:r w:rsidRPr="00120151">
        <w:rPr>
          <w:rFonts w:ascii="Arial" w:hAnsi="Arial" w:cs="Arial"/>
        </w:rPr>
        <w:t xml:space="preserve">5. </w:t>
      </w:r>
      <w:r w:rsidRPr="00120151">
        <w:rPr>
          <w:rFonts w:ascii="Arial" w:hAnsi="Arial" w:cs="Arial"/>
          <w:b/>
          <w:bCs/>
        </w:rPr>
        <w:t xml:space="preserve">Multi-Stressor Convergence on the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r>
          <m:rPr>
            <m:sty m:val="p"/>
          </m:rPr>
          <w:rPr>
            <w:rFonts w:ascii="Cambria Math" w:hAnsi="Cambria Math" w:cs="Arial"/>
          </w:rPr>
          <m:t>↔</m:t>
        </m:r>
        <m:r>
          <m:rPr>
            <m:nor/>
          </m:rPr>
          <w:rPr>
            <w:rFonts w:ascii="Arial" w:hAnsi="Arial" w:cs="Arial"/>
          </w:rPr>
          <m:t>ROS</m:t>
        </m:r>
      </m:oMath>
      <w:r w:rsidRPr="00120151">
        <w:rPr>
          <w:rFonts w:ascii="Arial" w:hAnsi="Arial" w:cs="Arial"/>
          <w:b/>
          <w:bCs/>
        </w:rPr>
        <w:t xml:space="preserve"> Bioenergetic Axis:</w:t>
      </w:r>
      <w:r w:rsidRPr="00120151">
        <w:rPr>
          <w:rFonts w:ascii="Arial" w:hAnsi="Arial" w:cs="Arial"/>
        </w:rPr>
        <w:t xml:space="preserve"> Near-null magnetic fields, exploration atmospheres (hypobaric </w:t>
      </w:r>
      <m:oMath>
        <m:r>
          <w:rPr>
            <w:rFonts w:ascii="Cambria Math" w:hAnsi="Cambria Math" w:cs="Arial"/>
          </w:rPr>
          <m:t>56.5</m:t>
        </m:r>
        <m:r>
          <m:rPr>
            <m:nor/>
          </m:rPr>
          <w:rPr>
            <w:rFonts w:ascii="Arial" w:hAnsi="Arial" w:cs="Arial"/>
          </w:rPr>
          <m:t xml:space="preserve"> kPa</m:t>
        </m:r>
      </m:oMath>
      <w:r w:rsidRPr="00120151">
        <w:rPr>
          <w:rFonts w:ascii="Arial" w:hAnsi="Arial" w:cs="Arial"/>
        </w:rPr>
        <w:t xml:space="preserve">, </w:t>
      </w:r>
      <m:oMath>
        <m:r>
          <w:rPr>
            <w:rFonts w:ascii="Cambria Math" w:hAnsi="Cambria Math" w:cs="Arial"/>
          </w:rPr>
          <m:t>34</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xml:space="preserve">, elevated </w:t>
      </w:r>
      <m:oMath>
        <m:r>
          <w:rPr>
            <w:rFonts w:ascii="Cambria Math" w:hAnsi="Cambria Math" w:cs="Arial"/>
          </w:rPr>
          <m:t>1200</m:t>
        </m:r>
        <m:r>
          <m:rPr>
            <m:nor/>
          </m:rPr>
          <w:rPr>
            <w:rFonts w:ascii="Arial" w:hAnsi="Arial" w:cs="Arial"/>
          </w:rPr>
          <m:t>–</m:t>
        </m:r>
        <m:r>
          <w:rPr>
            <w:rFonts w:ascii="Cambria Math" w:hAnsi="Cambria Math" w:cs="Arial"/>
          </w:rPr>
          <m:t>3000</m:t>
        </m:r>
        <m:sSub>
          <m:sSubPr>
            <m:ctrlPr>
              <w:rPr>
                <w:rFonts w:ascii="Cambria Math" w:hAnsi="Cambria Math" w:cs="Arial"/>
              </w:rPr>
            </m:ctrlPr>
          </m:sSubPr>
          <m:e>
            <m:r>
              <m:rPr>
                <m:nor/>
              </m:rPr>
              <w:rPr>
                <w:rFonts w:ascii="Arial" w:hAnsi="Arial" w:cs="Arial"/>
              </w:rPr>
              <m:t xml:space="preserve"> ppm CO</m:t>
            </m:r>
          </m:e>
          <m:sub>
            <m:r>
              <w:rPr>
                <w:rFonts w:ascii="Cambria Math" w:hAnsi="Cambria Math" w:cs="Arial"/>
              </w:rPr>
              <m:t>2</m:t>
            </m:r>
          </m:sub>
        </m:sSub>
      </m:oMath>
      <w:r w:rsidRPr="00120151">
        <w:rPr>
          <w:rFonts w:ascii="Arial" w:hAnsi="Arial" w:cs="Arial"/>
        </w:rPr>
        <w:t>), and ionizing radiation converge on the exact same mitochondrial respiratory machinery. In both plants and human astronauts, mitochondrial electron leakage and reactive oxygen generation represent the primary cellular lesion. In plants, induction of the Alternative Oxidase (</w:t>
      </w:r>
      <w:r w:rsidRPr="00120151">
        <w:rPr>
          <w:rFonts w:ascii="Arial" w:hAnsi="Arial" w:cs="Arial"/>
          <w:i/>
          <w:iCs/>
        </w:rPr>
        <w:t>AOX1D</w:t>
      </w:r>
      <w:r w:rsidRPr="00120151">
        <w:rPr>
          <w:rFonts w:ascii="Arial" w:hAnsi="Arial" w:cs="Arial"/>
        </w:rPr>
        <w:t>) and Catalase (</w:t>
      </w:r>
      <w:r w:rsidRPr="00120151">
        <w:rPr>
          <w:rFonts w:ascii="Arial" w:hAnsi="Arial" w:cs="Arial"/>
          <w:i/>
          <w:iCs/>
        </w:rPr>
        <w:t>CAT3</w:t>
      </w:r>
      <w:r w:rsidRPr="00120151">
        <w:rPr>
          <w:rFonts w:ascii="Arial" w:hAnsi="Arial" w:cs="Arial"/>
        </w:rPr>
        <w:t>) provides an essential metabolic safety valve that buffers organellar redox stress.</w:t>
      </w:r>
    </w:p>
    <w:p w14:paraId="26175EC4" w14:textId="20F4CE49" w:rsidR="002518D0" w:rsidRPr="00120151" w:rsidRDefault="00000000">
      <w:pPr>
        <w:pStyle w:val="BodyText"/>
        <w:rPr>
          <w:rFonts w:ascii="Arial" w:hAnsi="Arial" w:cs="Arial"/>
        </w:rPr>
      </w:pPr>
      <w:r w:rsidRPr="00120151">
        <w:rPr>
          <w:rFonts w:ascii="Arial" w:hAnsi="Arial" w:cs="Arial"/>
        </w:rPr>
        <w:t xml:space="preserve">For the NASA LEAF </w:t>
      </w:r>
      <w:ins w:id="129" w:author="Orourke, Aubrie E. (KSC-UBA00)" w:date="2026-10-28T13:46:00Z" w16du:dateUtc="2026-10-28T17:46:00Z">
        <w:r w:rsidR="000D2DAC">
          <w:rPr>
            <w:rFonts w:ascii="Arial" w:hAnsi="Arial" w:cs="Arial"/>
          </w:rPr>
          <w:t xml:space="preserve">payload </w:t>
        </w:r>
      </w:ins>
      <w:del w:id="130" w:author="Orourke, Aubrie E. (KSC-UBA00)" w:date="2026-10-28T13:46:00Z" w16du:dateUtc="2026-10-28T17:46:00Z">
        <w:r w:rsidRPr="00120151" w:rsidDel="000D2DAC">
          <w:rPr>
            <w:rFonts w:ascii="Arial" w:hAnsi="Arial" w:cs="Arial"/>
          </w:rPr>
          <w:delText xml:space="preserve">payload on Artemis III </w:delText>
        </w:r>
      </w:del>
      <w:r w:rsidRPr="00120151">
        <w:rPr>
          <w:rFonts w:ascii="Arial" w:hAnsi="Arial" w:cs="Arial"/>
        </w:rPr>
        <w:t xml:space="preserve">and subsequent lunar greenhouse deployments, immediate engineering priorities </w:t>
      </w:r>
      <w:ins w:id="131" w:author="Orourke, Aubrie E. (KSC-UBA00)" w:date="2026-10-28T13:47:00Z" w16du:dateUtc="2026-10-28T17:47:00Z">
        <w:r w:rsidR="000D2DAC">
          <w:rPr>
            <w:rFonts w:ascii="Arial" w:hAnsi="Arial" w:cs="Arial"/>
          </w:rPr>
          <w:t>can consider</w:t>
        </w:r>
      </w:ins>
      <w:del w:id="132" w:author="Orourke, Aubrie E. (KSC-UBA00)" w:date="2026-10-28T13:47:00Z" w16du:dateUtc="2026-10-28T17:47:00Z">
        <w:r w:rsidRPr="00120151" w:rsidDel="000D2DAC">
          <w:rPr>
            <w:rFonts w:ascii="Arial" w:hAnsi="Arial" w:cs="Arial"/>
          </w:rPr>
          <w:delText xml:space="preserve">must </w:delText>
        </w:r>
      </w:del>
      <w:ins w:id="133" w:author="Orourke, Aubrie E. (KSC-UBA00)" w:date="2026-10-28T13:47:00Z" w16du:dateUtc="2026-10-28T17:47:00Z">
        <w:r w:rsidR="000D2DAC">
          <w:rPr>
            <w:rFonts w:ascii="Arial" w:hAnsi="Arial" w:cs="Arial"/>
          </w:rPr>
          <w:t xml:space="preserve"> </w:t>
        </w:r>
      </w:ins>
      <w:del w:id="134" w:author="Orourke, Aubrie E. (KSC-UBA00)" w:date="2026-10-28T13:47:00Z" w16du:dateUtc="2026-10-28T17:47:00Z">
        <w:r w:rsidRPr="00120151" w:rsidDel="000D2DAC">
          <w:rPr>
            <w:rFonts w:ascii="Arial" w:hAnsi="Arial" w:cs="Arial"/>
          </w:rPr>
          <w:delText xml:space="preserve">focus on </w:delText>
        </w:r>
      </w:del>
      <w:r w:rsidRPr="00120151">
        <w:rPr>
          <w:rFonts w:ascii="Arial" w:hAnsi="Arial" w:cs="Arial"/>
        </w:rPr>
        <w:t>incorporating calibrated 3-axis magnetic sensors at the plant canopy, implementing matched-current bifilar sham baselines during ground testing, and validating active causal rescue. By mastering the hypomagnetic variable during the critical first five days of seedling growth, space life scientists can ensure robust stand establishment, maximize crop biomass yields, and secure the bioregenerative life support systems essential for humanity’s permanent expansion into deep space.</w:t>
      </w:r>
    </w:p>
    <w:p w14:paraId="699B51A1" w14:textId="77777777" w:rsidR="002518D0" w:rsidRPr="00120151" w:rsidRDefault="00DF4F2A">
      <w:pPr>
        <w:rPr>
          <w:rFonts w:ascii="Arial" w:hAnsi="Arial" w:cs="Arial"/>
        </w:rPr>
      </w:pPr>
      <w:r>
        <w:rPr>
          <w:noProof/>
        </w:rPr>
        <mc:AlternateContent>
          <mc:Choice Requires="wps">
            <w:drawing>
              <wp:inline distT="0" distB="0" distL="0" distR="0" wp14:anchorId="353A8FF5" wp14:editId="71D89EF9">
                <wp:extent cx="5943600" cy="13970"/>
                <wp:effectExtent l="0" t="0" r="0" b="0"/>
                <wp:docPr id="1664795169" name="Horizontal Lin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F9568BD" id="Horizontal Line 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069771D2" w14:textId="77777777" w:rsidR="002518D0" w:rsidRPr="00120151" w:rsidRDefault="00000000">
      <w:pPr>
        <w:pStyle w:val="Heading2"/>
        <w:rPr>
          <w:rFonts w:ascii="Arial" w:hAnsi="Arial" w:cs="Arial"/>
        </w:rPr>
      </w:pPr>
      <w:bookmarkStart w:id="135" w:name="_Toc244078827"/>
      <w:bookmarkStart w:id="136" w:name="acknowledgements"/>
      <w:bookmarkEnd w:id="127"/>
      <w:r w:rsidRPr="00120151">
        <w:rPr>
          <w:rFonts w:ascii="Arial" w:hAnsi="Arial" w:cs="Arial"/>
        </w:rPr>
        <w:t>Acknowledgements</w:t>
      </w:r>
      <w:bookmarkEnd w:id="135"/>
    </w:p>
    <w:p w14:paraId="7AF64114" w14:textId="77777777" w:rsidR="002518D0" w:rsidRPr="00120151" w:rsidRDefault="00000000">
      <w:pPr>
        <w:pStyle w:val="FirstParagraph"/>
        <w:rPr>
          <w:rFonts w:ascii="Arial" w:hAnsi="Arial" w:cs="Arial"/>
        </w:rPr>
      </w:pPr>
      <w:r w:rsidRPr="00120151">
        <w:rPr>
          <w:rFonts w:ascii="Arial" w:hAnsi="Arial" w:cs="Arial"/>
        </w:rPr>
        <w:t>This work was supported by NASA Biological and Physical Sciences (BPS) awards and internal institutional support from the Department of Agricultural and Biological Engineering and the Department of Earth, Atmospheric, and Planetary Sciences at Purdue University. The authors thank the members of the NASA LEAF payload science team and the NASA GeneLab / Open Science Data Repository (OSDR) Plant AWG for insightful discussions regarding spaceflight multi-omics and environmental sensor integration.</w:t>
      </w:r>
    </w:p>
    <w:p w14:paraId="542B9A85" w14:textId="77777777" w:rsidR="002518D0" w:rsidRPr="00120151" w:rsidRDefault="00000000">
      <w:pPr>
        <w:pStyle w:val="Heading2"/>
        <w:rPr>
          <w:rFonts w:ascii="Arial" w:hAnsi="Arial" w:cs="Arial"/>
        </w:rPr>
      </w:pPr>
      <w:bookmarkStart w:id="137" w:name="_Toc244078828"/>
      <w:bookmarkStart w:id="138" w:name="author-contributions"/>
      <w:bookmarkEnd w:id="136"/>
      <w:r w:rsidRPr="00120151">
        <w:rPr>
          <w:rFonts w:ascii="Arial" w:hAnsi="Arial" w:cs="Arial"/>
        </w:rPr>
        <w:t>Author Contributions</w:t>
      </w:r>
      <w:bookmarkEnd w:id="137"/>
    </w:p>
    <w:p w14:paraId="27D3BCB4" w14:textId="77777777" w:rsidR="002518D0" w:rsidRPr="00120151" w:rsidRDefault="00000000">
      <w:pPr>
        <w:pStyle w:val="FirstParagraph"/>
        <w:rPr>
          <w:rFonts w:ascii="Arial" w:hAnsi="Arial" w:cs="Arial"/>
        </w:rPr>
      </w:pPr>
      <w:r w:rsidRPr="00120151">
        <w:rPr>
          <w:rFonts w:ascii="Arial" w:hAnsi="Arial" w:cs="Arial"/>
        </w:rPr>
        <w:t>D.M.P. and R.J.B. conceived and designed the review framework. R.J.B. compiled the multi-omics overlap analyses and generated the figures. C.B. and A.O. analyzed the lunar orbital magnetometer datasets and landing site coordinates. A.S., M.D., and S.L.A. contributed to literature synthesis on seed germination kinetics and pigment biosynthesis. R.W., G.M., and B.D.-A. contributed expertise on space crop production, exploration atmospheres, and photosynthetic bioenergetics. M.P.-L., P.F., A.D., and C.C. contributed to payload engineering requirements and causal validation pipelines. All authors contributed to writing, critical revision, and approved the final manuscript.</w:t>
      </w:r>
    </w:p>
    <w:p w14:paraId="00FB1DCF" w14:textId="77777777" w:rsidR="002518D0" w:rsidRPr="00120151" w:rsidRDefault="00000000">
      <w:pPr>
        <w:pStyle w:val="Heading2"/>
        <w:rPr>
          <w:rFonts w:ascii="Arial" w:hAnsi="Arial" w:cs="Arial"/>
        </w:rPr>
      </w:pPr>
      <w:bookmarkStart w:id="139" w:name="_Toc244078829"/>
      <w:bookmarkStart w:id="140" w:name="competing-interests"/>
      <w:bookmarkEnd w:id="138"/>
      <w:r w:rsidRPr="00120151">
        <w:rPr>
          <w:rFonts w:ascii="Arial" w:hAnsi="Arial" w:cs="Arial"/>
        </w:rPr>
        <w:lastRenderedPageBreak/>
        <w:t>Competing Interests</w:t>
      </w:r>
      <w:bookmarkEnd w:id="139"/>
    </w:p>
    <w:p w14:paraId="3CB34E90" w14:textId="77777777" w:rsidR="002518D0" w:rsidRPr="00120151" w:rsidRDefault="00000000">
      <w:pPr>
        <w:pStyle w:val="FirstParagraph"/>
        <w:rPr>
          <w:rFonts w:ascii="Arial" w:hAnsi="Arial" w:cs="Arial"/>
        </w:rPr>
      </w:pPr>
      <w:r w:rsidRPr="00120151">
        <w:rPr>
          <w:rFonts w:ascii="Arial" w:hAnsi="Arial" w:cs="Arial"/>
        </w:rPr>
        <w:t>D.M.P. is a Co-Investigator on the NASA Artemis III LEAF payload; C.C. is affiliated with Space Lab Technologies, LLC. These roles are disclosed with no commercial or financial conflicts of interest. The remaining authors declare no competing interests.</w:t>
      </w:r>
    </w:p>
    <w:p w14:paraId="45D9C547" w14:textId="77777777" w:rsidR="002518D0" w:rsidRPr="00120151" w:rsidRDefault="00000000">
      <w:pPr>
        <w:pStyle w:val="Heading2"/>
        <w:rPr>
          <w:rFonts w:ascii="Arial" w:hAnsi="Arial" w:cs="Arial"/>
        </w:rPr>
      </w:pPr>
      <w:bookmarkStart w:id="141" w:name="_Toc244078830"/>
      <w:bookmarkStart w:id="142" w:name="data-availability"/>
      <w:bookmarkEnd w:id="140"/>
      <w:r w:rsidRPr="00120151">
        <w:rPr>
          <w:rFonts w:ascii="Arial" w:hAnsi="Arial" w:cs="Arial"/>
        </w:rPr>
        <w:t>Data Availability</w:t>
      </w:r>
      <w:bookmarkEnd w:id="141"/>
    </w:p>
    <w:p w14:paraId="4E72075D" w14:textId="77777777" w:rsidR="002518D0" w:rsidRPr="00120151" w:rsidRDefault="00000000">
      <w:pPr>
        <w:pStyle w:val="FirstParagraph"/>
        <w:rPr>
          <w:rFonts w:ascii="Arial" w:hAnsi="Arial" w:cs="Arial"/>
        </w:rPr>
      </w:pPr>
      <w:r w:rsidRPr="00120151">
        <w:rPr>
          <w:rFonts w:ascii="Arial" w:hAnsi="Arial" w:cs="Arial"/>
        </w:rPr>
        <w:t>All planetary magnetic field datasets analyzed in this manuscript are openly available from the NASA Planetary Data System (PDS) and JAXA DARTS archives. Gene expression datasets are accessible via the NASA Open Science Data Repository (OSDR, studies OSD-782, OSD-8, and OSD-27). Code for figure generation and pathway maps is hosted in the project repositories (</w:t>
      </w:r>
      <w:r w:rsidRPr="00120151">
        <w:rPr>
          <w:rStyle w:val="VerbatimChar"/>
          <w:rFonts w:ascii="Arial" w:hAnsi="Arial" w:cs="Arial"/>
        </w:rPr>
        <w:t>lunar-magnetic-biology</w:t>
      </w:r>
      <w:r w:rsidRPr="00120151">
        <w:rPr>
          <w:rFonts w:ascii="Arial" w:hAnsi="Arial" w:cs="Arial"/>
        </w:rPr>
        <w:t xml:space="preserve"> and </w:t>
      </w:r>
      <w:r w:rsidRPr="00120151">
        <w:rPr>
          <w:rStyle w:val="VerbatimChar"/>
          <w:rFonts w:ascii="Arial" w:hAnsi="Arial" w:cs="Arial"/>
        </w:rPr>
        <w:t>quantum-biology-atlas</w:t>
      </w:r>
      <w:r w:rsidRPr="00120151">
        <w:rPr>
          <w:rFonts w:ascii="Arial" w:hAnsi="Arial" w:cs="Arial"/>
        </w:rPr>
        <w:t>).</w:t>
      </w:r>
    </w:p>
    <w:p w14:paraId="07915B12" w14:textId="77777777" w:rsidR="002518D0" w:rsidRPr="00120151" w:rsidRDefault="00DF4F2A">
      <w:pPr>
        <w:rPr>
          <w:rFonts w:ascii="Arial" w:hAnsi="Arial" w:cs="Arial"/>
        </w:rPr>
      </w:pPr>
      <w:r>
        <w:rPr>
          <w:noProof/>
        </w:rPr>
        <mc:AlternateContent>
          <mc:Choice Requires="wps">
            <w:drawing>
              <wp:inline distT="0" distB="0" distL="0" distR="0" wp14:anchorId="0D08BFA3" wp14:editId="7F0DE96C">
                <wp:extent cx="5943600" cy="13970"/>
                <wp:effectExtent l="0" t="0" r="0" b="0"/>
                <wp:docPr id="2140478257" name="Horizontal Lin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91703BD" id="Horizontal Line 10"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6E5F84AC" w14:textId="77777777" w:rsidR="002518D0" w:rsidRPr="00120151" w:rsidRDefault="00000000">
      <w:pPr>
        <w:pStyle w:val="Heading2"/>
        <w:rPr>
          <w:rFonts w:ascii="Arial" w:hAnsi="Arial" w:cs="Arial"/>
        </w:rPr>
      </w:pPr>
      <w:bookmarkStart w:id="143" w:name="_Toc244078831"/>
      <w:bookmarkStart w:id="144" w:name="references"/>
      <w:bookmarkEnd w:id="142"/>
      <w:r w:rsidRPr="00120151">
        <w:rPr>
          <w:rFonts w:ascii="Arial" w:hAnsi="Arial" w:cs="Arial"/>
        </w:rPr>
        <w:t>References</w:t>
      </w:r>
      <w:bookmarkEnd w:id="143"/>
    </w:p>
    <w:p w14:paraId="6171B118"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NASA. NASA selects first science instruments for astronauts to deploy on Moon. </w:t>
      </w:r>
      <w:r w:rsidRPr="00120151">
        <w:rPr>
          <w:rFonts w:ascii="Arial" w:hAnsi="Arial" w:cs="Arial"/>
          <w:i/>
          <w:iCs/>
        </w:rPr>
        <w:t>NASA Press Release 24-046</w:t>
      </w:r>
      <w:r w:rsidRPr="00120151">
        <w:rPr>
          <w:rFonts w:ascii="Arial" w:hAnsi="Arial" w:cs="Arial"/>
        </w:rPr>
        <w:t xml:space="preserve"> (26 March 2024). https://www.nasa.gov/news-release/nasa-selects-first-science-instruments-for-astronauts-to-deploy-on-moon/</w:t>
      </w:r>
    </w:p>
    <w:p w14:paraId="61A3D43C"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Maffei, M. E., Balestrini, R., Costantino, P. &amp; Lanfranco, L. The physiology of plants in the context of space exploration. </w:t>
      </w:r>
      <w:r w:rsidRPr="00120151">
        <w:rPr>
          <w:rFonts w:ascii="Arial" w:hAnsi="Arial" w:cs="Arial"/>
          <w:i/>
          <w:iCs/>
        </w:rPr>
        <w:t>Commun. Biol.</w:t>
      </w:r>
      <w:r w:rsidRPr="00120151">
        <w:rPr>
          <w:rFonts w:ascii="Arial" w:hAnsi="Arial" w:cs="Arial"/>
        </w:rPr>
        <w:t xml:space="preserve"> </w:t>
      </w:r>
      <w:r w:rsidRPr="00120151">
        <w:rPr>
          <w:rFonts w:ascii="Arial" w:hAnsi="Arial" w:cs="Arial"/>
          <w:b/>
          <w:bCs/>
        </w:rPr>
        <w:t>7</w:t>
      </w:r>
      <w:r w:rsidRPr="00120151">
        <w:rPr>
          <w:rFonts w:ascii="Arial" w:hAnsi="Arial" w:cs="Arial"/>
        </w:rPr>
        <w:t>, 1311 (2024). https://doi.org/10.1038/s42003-024-06989-7</w:t>
      </w:r>
    </w:p>
    <w:p w14:paraId="6511FEED"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Fountain, L. L. et al. Expanding frontiers: harnessing plant biology for space exploration and planetary sustainability. </w:t>
      </w:r>
      <w:r w:rsidRPr="00120151">
        <w:rPr>
          <w:rFonts w:ascii="Arial" w:hAnsi="Arial" w:cs="Arial"/>
          <w:i/>
          <w:iCs/>
        </w:rPr>
        <w:t>New Phytol.</w:t>
      </w:r>
      <w:r w:rsidRPr="00120151">
        <w:rPr>
          <w:rFonts w:ascii="Arial" w:hAnsi="Arial" w:cs="Arial"/>
        </w:rPr>
        <w:t xml:space="preserve"> </w:t>
      </w:r>
      <w:r w:rsidRPr="00120151">
        <w:rPr>
          <w:rFonts w:ascii="Arial" w:hAnsi="Arial" w:cs="Arial"/>
          <w:b/>
          <w:bCs/>
        </w:rPr>
        <w:t>249</w:t>
      </w:r>
      <w:r w:rsidRPr="00120151">
        <w:rPr>
          <w:rFonts w:ascii="Arial" w:hAnsi="Arial" w:cs="Arial"/>
        </w:rPr>
        <w:t>, 656–669 (2026). https://doi.org/10.1111/nph.70662</w:t>
      </w:r>
    </w:p>
    <w:p w14:paraId="7E6DB0F9"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Wheeler, R. M. Agriculture for space: People and places paving the way. </w:t>
      </w:r>
      <w:r w:rsidRPr="00120151">
        <w:rPr>
          <w:rFonts w:ascii="Arial" w:hAnsi="Arial" w:cs="Arial"/>
          <w:i/>
          <w:iCs/>
        </w:rPr>
        <w:t>Open Agric.</w:t>
      </w:r>
      <w:r w:rsidRPr="00120151">
        <w:rPr>
          <w:rFonts w:ascii="Arial" w:hAnsi="Arial" w:cs="Arial"/>
        </w:rPr>
        <w:t xml:space="preserve"> </w:t>
      </w:r>
      <w:r w:rsidRPr="00120151">
        <w:rPr>
          <w:rFonts w:ascii="Arial" w:hAnsi="Arial" w:cs="Arial"/>
          <w:b/>
          <w:bCs/>
        </w:rPr>
        <w:t>2</w:t>
      </w:r>
      <w:r w:rsidRPr="00120151">
        <w:rPr>
          <w:rFonts w:ascii="Arial" w:hAnsi="Arial" w:cs="Arial"/>
        </w:rPr>
        <w:t>, 14–32 (2017). https://doi.org/10.1515/opag-2017-0002</w:t>
      </w:r>
    </w:p>
    <w:p w14:paraId="512B295B"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Massa, G. D. et al. Selection of leafy green vegetable crops for a space mission. </w:t>
      </w:r>
      <w:r w:rsidRPr="00120151">
        <w:rPr>
          <w:rFonts w:ascii="Arial" w:hAnsi="Arial" w:cs="Arial"/>
          <w:i/>
          <w:iCs/>
        </w:rPr>
        <w:t>Gravit. Space Res.</w:t>
      </w:r>
      <w:r w:rsidRPr="00120151">
        <w:rPr>
          <w:rFonts w:ascii="Arial" w:hAnsi="Arial" w:cs="Arial"/>
        </w:rPr>
        <w:t xml:space="preserve"> </w:t>
      </w:r>
      <w:r w:rsidRPr="00120151">
        <w:rPr>
          <w:rFonts w:ascii="Arial" w:hAnsi="Arial" w:cs="Arial"/>
          <w:b/>
          <w:bCs/>
        </w:rPr>
        <w:t>3</w:t>
      </w:r>
      <w:r w:rsidRPr="00120151">
        <w:rPr>
          <w:rFonts w:ascii="Arial" w:hAnsi="Arial" w:cs="Arial"/>
        </w:rPr>
        <w:t>, 32–40 (2015).</w:t>
      </w:r>
    </w:p>
    <w:p w14:paraId="7FDE6D48"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Space Lab Tech. Lunar Effects on Agricultural Flora (LEAF) selected for Artemis III surface deployment. </w:t>
      </w:r>
      <w:r w:rsidRPr="00120151">
        <w:rPr>
          <w:rFonts w:ascii="Arial" w:hAnsi="Arial" w:cs="Arial"/>
          <w:i/>
          <w:iCs/>
        </w:rPr>
        <w:t>Space Lab Technologies News</w:t>
      </w:r>
      <w:r w:rsidRPr="00120151">
        <w:rPr>
          <w:rFonts w:ascii="Arial" w:hAnsi="Arial" w:cs="Arial"/>
        </w:rPr>
        <w:t xml:space="preserve"> (April 2024).</w:t>
      </w:r>
    </w:p>
    <w:p w14:paraId="13137292"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Paul, A.-L., Wheeler, R. M., Levine, H. G. &amp; Ferl, R. J. Fundamental plant biology in spaceflight. </w:t>
      </w:r>
      <w:r w:rsidRPr="00120151">
        <w:rPr>
          <w:rFonts w:ascii="Arial" w:hAnsi="Arial" w:cs="Arial"/>
          <w:i/>
          <w:iCs/>
        </w:rPr>
        <w:t>Adv. Space Res.</w:t>
      </w:r>
      <w:r w:rsidRPr="00120151">
        <w:rPr>
          <w:rFonts w:ascii="Arial" w:hAnsi="Arial" w:cs="Arial"/>
        </w:rPr>
        <w:t xml:space="preserve"> </w:t>
      </w:r>
      <w:r w:rsidRPr="00120151">
        <w:rPr>
          <w:rFonts w:ascii="Arial" w:hAnsi="Arial" w:cs="Arial"/>
          <w:b/>
          <w:bCs/>
        </w:rPr>
        <w:t>51</w:t>
      </w:r>
      <w:r w:rsidRPr="00120151">
        <w:rPr>
          <w:rFonts w:ascii="Arial" w:hAnsi="Arial" w:cs="Arial"/>
        </w:rPr>
        <w:t>, 501–510 (2013). https://doi.org/10.1016/j.asr.2012.09.038</w:t>
      </w:r>
    </w:p>
    <w:p w14:paraId="6C1F17D7"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Norcross, C. J. et al. Exploration Atmosphere: NASA’s plan for reduced pressure and elevated oxygen for future human space missions. </w:t>
      </w:r>
      <w:r w:rsidRPr="00120151">
        <w:rPr>
          <w:rFonts w:ascii="Arial" w:hAnsi="Arial" w:cs="Arial"/>
          <w:i/>
          <w:iCs/>
        </w:rPr>
        <w:t>48th International Conference on Environmental Systems</w:t>
      </w:r>
      <w:r w:rsidRPr="00120151">
        <w:rPr>
          <w:rFonts w:ascii="Arial" w:hAnsi="Arial" w:cs="Arial"/>
        </w:rPr>
        <w:t>, ICES-2018-199 (2018).</w:t>
      </w:r>
    </w:p>
    <w:p w14:paraId="7FE273E9"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Ferl, R. J. &amp; Paul, A.-L. The genome of </w:t>
      </w:r>
      <w:r w:rsidRPr="00120151">
        <w:rPr>
          <w:rFonts w:ascii="Arial" w:hAnsi="Arial" w:cs="Arial"/>
          <w:i/>
          <w:iCs/>
        </w:rPr>
        <w:t>Arabidopsis thaliana</w:t>
      </w:r>
      <w:r w:rsidRPr="00120151">
        <w:rPr>
          <w:rFonts w:ascii="Arial" w:hAnsi="Arial" w:cs="Arial"/>
        </w:rPr>
        <w:t xml:space="preserve"> in spaceflight. </w:t>
      </w:r>
      <w:r w:rsidRPr="00120151">
        <w:rPr>
          <w:rFonts w:ascii="Arial" w:hAnsi="Arial" w:cs="Arial"/>
          <w:i/>
          <w:iCs/>
        </w:rPr>
        <w:t>Genome Biol.</w:t>
      </w:r>
      <w:r w:rsidRPr="00120151">
        <w:rPr>
          <w:rFonts w:ascii="Arial" w:hAnsi="Arial" w:cs="Arial"/>
        </w:rPr>
        <w:t xml:space="preserve"> </w:t>
      </w:r>
      <w:r w:rsidRPr="00120151">
        <w:rPr>
          <w:rFonts w:ascii="Arial" w:hAnsi="Arial" w:cs="Arial"/>
          <w:b/>
          <w:bCs/>
        </w:rPr>
        <w:t>17</w:t>
      </w:r>
      <w:r w:rsidRPr="00120151">
        <w:rPr>
          <w:rFonts w:ascii="Arial" w:hAnsi="Arial" w:cs="Arial"/>
        </w:rPr>
        <w:t>, 155 (2016). https://doi.org/10.1186/s13059-016-1011-3</w:t>
      </w:r>
    </w:p>
    <w:p w14:paraId="2D85A58F"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Sarimov, R. M., Serov, D. A. &amp; Gudkov, S. V. Hypomagnetic conditions and their biological action. </w:t>
      </w:r>
      <w:r w:rsidRPr="00120151">
        <w:rPr>
          <w:rFonts w:ascii="Arial" w:hAnsi="Arial" w:cs="Arial"/>
          <w:i/>
          <w:iCs/>
        </w:rPr>
        <w:t>Biology</w:t>
      </w:r>
      <w:r w:rsidRPr="00120151">
        <w:rPr>
          <w:rFonts w:ascii="Arial" w:hAnsi="Arial" w:cs="Arial"/>
        </w:rPr>
        <w:t xml:space="preserve"> </w:t>
      </w:r>
      <w:r w:rsidRPr="00120151">
        <w:rPr>
          <w:rFonts w:ascii="Arial" w:hAnsi="Arial" w:cs="Arial"/>
          <w:b/>
          <w:bCs/>
        </w:rPr>
        <w:t>12</w:t>
      </w:r>
      <w:r w:rsidRPr="00120151">
        <w:rPr>
          <w:rFonts w:ascii="Arial" w:hAnsi="Arial" w:cs="Arial"/>
        </w:rPr>
        <w:t>, 1513 (2023). https://doi.org/10.3390/biology12121513</w:t>
      </w:r>
    </w:p>
    <w:p w14:paraId="7B2D38C9" w14:textId="77777777" w:rsidR="002518D0" w:rsidRPr="00120151" w:rsidRDefault="00000000">
      <w:pPr>
        <w:pStyle w:val="Compact"/>
        <w:numPr>
          <w:ilvl w:val="0"/>
          <w:numId w:val="3"/>
        </w:numPr>
        <w:rPr>
          <w:rFonts w:ascii="Arial" w:hAnsi="Arial" w:cs="Arial"/>
        </w:rPr>
      </w:pPr>
      <w:r w:rsidRPr="00120151">
        <w:rPr>
          <w:rFonts w:ascii="Arial" w:hAnsi="Arial" w:cs="Arial"/>
        </w:rPr>
        <w:lastRenderedPageBreak/>
        <w:t xml:space="preserve">Porterfield, D. M. &amp; Barker, R. J. Plant responses to near-null magnetic fields: Geomagnetism, bioenergetics, and primary metabolism in </w:t>
      </w:r>
      <w:r w:rsidRPr="00120151">
        <w:rPr>
          <w:rFonts w:ascii="Arial" w:hAnsi="Arial" w:cs="Arial"/>
          <w:i/>
          <w:iCs/>
        </w:rPr>
        <w:t>Arabidopsis</w:t>
      </w:r>
      <w:r w:rsidRPr="00120151">
        <w:rPr>
          <w:rFonts w:ascii="Arial" w:hAnsi="Arial" w:cs="Arial"/>
        </w:rPr>
        <w:t xml:space="preserve"> and </w:t>
      </w:r>
      <w:r w:rsidRPr="00120151">
        <w:rPr>
          <w:rFonts w:ascii="Arial" w:hAnsi="Arial" w:cs="Arial"/>
          <w:i/>
          <w:iCs/>
        </w:rPr>
        <w:t>Brassica</w:t>
      </w:r>
      <w:r w:rsidRPr="00120151">
        <w:rPr>
          <w:rFonts w:ascii="Arial" w:hAnsi="Arial" w:cs="Arial"/>
        </w:rPr>
        <w:t xml:space="preserve">. </w:t>
      </w:r>
      <w:r w:rsidRPr="00120151">
        <w:rPr>
          <w:rFonts w:ascii="Arial" w:hAnsi="Arial" w:cs="Arial"/>
          <w:i/>
          <w:iCs/>
        </w:rPr>
        <w:t>Perspectives in Space Biology</w:t>
      </w:r>
      <w:r w:rsidRPr="00120151">
        <w:rPr>
          <w:rFonts w:ascii="Arial" w:hAnsi="Arial" w:cs="Arial"/>
        </w:rPr>
        <w:t xml:space="preserve"> (in press, 2026).</w:t>
      </w:r>
    </w:p>
    <w:p w14:paraId="10E86F0F"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Maffei, M. E. Magnetic field effects on plant growth, development, and evolution. </w:t>
      </w:r>
      <w:r w:rsidRPr="00120151">
        <w:rPr>
          <w:rFonts w:ascii="Arial" w:hAnsi="Arial" w:cs="Arial"/>
          <w:i/>
          <w:iCs/>
        </w:rPr>
        <w:t>Front. Plant Sci.</w:t>
      </w:r>
      <w:r w:rsidRPr="00120151">
        <w:rPr>
          <w:rFonts w:ascii="Arial" w:hAnsi="Arial" w:cs="Arial"/>
        </w:rPr>
        <w:t xml:space="preserve"> </w:t>
      </w:r>
      <w:r w:rsidRPr="00120151">
        <w:rPr>
          <w:rFonts w:ascii="Arial" w:hAnsi="Arial" w:cs="Arial"/>
          <w:b/>
          <w:bCs/>
        </w:rPr>
        <w:t>5</w:t>
      </w:r>
      <w:r w:rsidRPr="00120151">
        <w:rPr>
          <w:rFonts w:ascii="Arial" w:hAnsi="Arial" w:cs="Arial"/>
        </w:rPr>
        <w:t>, 445 (2014). https://doi.org/10.3389/fpls.2014.00445</w:t>
      </w:r>
    </w:p>
    <w:p w14:paraId="3FF9457A"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Finlay, C. C. et al. International Geomagnetic Reference Field: the thirteenth generation. </w:t>
      </w:r>
      <w:r w:rsidRPr="00120151">
        <w:rPr>
          <w:rFonts w:ascii="Arial" w:hAnsi="Arial" w:cs="Arial"/>
          <w:i/>
          <w:iCs/>
        </w:rPr>
        <w:t>Earth Planets Space</w:t>
      </w:r>
      <w:r w:rsidRPr="00120151">
        <w:rPr>
          <w:rFonts w:ascii="Arial" w:hAnsi="Arial" w:cs="Arial"/>
        </w:rPr>
        <w:t xml:space="preserve"> </w:t>
      </w:r>
      <w:r w:rsidRPr="00120151">
        <w:rPr>
          <w:rFonts w:ascii="Arial" w:hAnsi="Arial" w:cs="Arial"/>
          <w:b/>
          <w:bCs/>
        </w:rPr>
        <w:t>72</w:t>
      </w:r>
      <w:r w:rsidRPr="00120151">
        <w:rPr>
          <w:rFonts w:ascii="Arial" w:hAnsi="Arial" w:cs="Arial"/>
        </w:rPr>
        <w:t>, 156 (2020). https://doi.org/10.1186/s40623-020-01252-9</w:t>
      </w:r>
    </w:p>
    <w:p w14:paraId="58EB278B"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Halekas, J. S. et al. Solar wind interaction with lunar crustal magnetic anomalies. </w:t>
      </w:r>
      <w:r w:rsidRPr="00120151">
        <w:rPr>
          <w:rFonts w:ascii="Arial" w:hAnsi="Arial" w:cs="Arial"/>
          <w:i/>
          <w:iCs/>
        </w:rPr>
        <w:t>Planet. Space Sci.</w:t>
      </w:r>
      <w:r w:rsidRPr="00120151">
        <w:rPr>
          <w:rFonts w:ascii="Arial" w:hAnsi="Arial" w:cs="Arial"/>
        </w:rPr>
        <w:t xml:space="preserve"> </w:t>
      </w:r>
      <w:r w:rsidRPr="00120151">
        <w:rPr>
          <w:rFonts w:ascii="Arial" w:hAnsi="Arial" w:cs="Arial"/>
          <w:b/>
          <w:bCs/>
        </w:rPr>
        <w:t>56</w:t>
      </w:r>
      <w:r w:rsidRPr="00120151">
        <w:rPr>
          <w:rFonts w:ascii="Arial" w:hAnsi="Arial" w:cs="Arial"/>
        </w:rPr>
        <w:t>, 941–946 (2008). https://doi.org/10.1016/j.pss.2008.01.008</w:t>
      </w:r>
    </w:p>
    <w:p w14:paraId="5058F19C"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Borlina, C. S. et al. Re-evaluating the lunar dynamo: Constraints from Apollo sample paleomagnetism and orbital magnetic mapping. </w:t>
      </w:r>
      <w:r w:rsidRPr="00120151">
        <w:rPr>
          <w:rFonts w:ascii="Arial" w:hAnsi="Arial" w:cs="Arial"/>
          <w:i/>
          <w:iCs/>
        </w:rPr>
        <w:t>Earth Planet. Sci. Lett.</w:t>
      </w:r>
      <w:r w:rsidRPr="00120151">
        <w:rPr>
          <w:rFonts w:ascii="Arial" w:hAnsi="Arial" w:cs="Arial"/>
        </w:rPr>
        <w:t xml:space="preserve"> </w:t>
      </w:r>
      <w:r w:rsidRPr="00120151">
        <w:rPr>
          <w:rFonts w:ascii="Arial" w:hAnsi="Arial" w:cs="Arial"/>
          <w:b/>
          <w:bCs/>
        </w:rPr>
        <w:t>584</w:t>
      </w:r>
      <w:r w:rsidRPr="00120151">
        <w:rPr>
          <w:rFonts w:ascii="Arial" w:hAnsi="Arial" w:cs="Arial"/>
        </w:rPr>
        <w:t>, 117446 (2022).</w:t>
      </w:r>
    </w:p>
    <w:p w14:paraId="7F39E002"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Mitchell, D. L., Halekas, J. S. &amp; Lin, R. P. Global mapping of lunar crustal magnetic fields by Lunar Prospector. </w:t>
      </w:r>
      <w:r w:rsidRPr="00120151">
        <w:rPr>
          <w:rFonts w:ascii="Arial" w:hAnsi="Arial" w:cs="Arial"/>
          <w:i/>
          <w:iCs/>
        </w:rPr>
        <w:t>Icarus</w:t>
      </w:r>
      <w:r w:rsidRPr="00120151">
        <w:rPr>
          <w:rFonts w:ascii="Arial" w:hAnsi="Arial" w:cs="Arial"/>
        </w:rPr>
        <w:t xml:space="preserve"> </w:t>
      </w:r>
      <w:r w:rsidRPr="00120151">
        <w:rPr>
          <w:rFonts w:ascii="Arial" w:hAnsi="Arial" w:cs="Arial"/>
          <w:b/>
          <w:bCs/>
        </w:rPr>
        <w:t>194</w:t>
      </w:r>
      <w:r w:rsidRPr="00120151">
        <w:rPr>
          <w:rFonts w:ascii="Arial" w:hAnsi="Arial" w:cs="Arial"/>
        </w:rPr>
        <w:t>, 401–409 (2008). https://doi.org/10.1016/j.icarus.2007.10.027</w:t>
      </w:r>
    </w:p>
    <w:p w14:paraId="6A53B3F8"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Tsunakawa, H. et al. Surface vector mapping of magnetic anomalies over the Moon using Kaguya and Lunar Prospector observations. </w:t>
      </w:r>
      <w:r w:rsidRPr="00120151">
        <w:rPr>
          <w:rFonts w:ascii="Arial" w:hAnsi="Arial" w:cs="Arial"/>
          <w:i/>
          <w:iCs/>
        </w:rPr>
        <w:t>J. Geophys. Res. Planets</w:t>
      </w:r>
      <w:r w:rsidRPr="00120151">
        <w:rPr>
          <w:rFonts w:ascii="Arial" w:hAnsi="Arial" w:cs="Arial"/>
        </w:rPr>
        <w:t xml:space="preserve"> </w:t>
      </w:r>
      <w:r w:rsidRPr="00120151">
        <w:rPr>
          <w:rFonts w:ascii="Arial" w:hAnsi="Arial" w:cs="Arial"/>
          <w:b/>
          <w:bCs/>
        </w:rPr>
        <w:t>120</w:t>
      </w:r>
      <w:r w:rsidRPr="00120151">
        <w:rPr>
          <w:rFonts w:ascii="Arial" w:hAnsi="Arial" w:cs="Arial"/>
        </w:rPr>
        <w:t>, 1160–1185 (2015). https://doi.org/10.1002/2014JE004785</w:t>
      </w:r>
    </w:p>
    <w:p w14:paraId="282C2C0E"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Hood, L. L. et al. Magnetic anomalies at the lunar South Pole: Implications for Artemis landing sites. </w:t>
      </w:r>
      <w:r w:rsidRPr="00120151">
        <w:rPr>
          <w:rFonts w:ascii="Arial" w:hAnsi="Arial" w:cs="Arial"/>
          <w:i/>
          <w:iCs/>
        </w:rPr>
        <w:t>J. Geophys. Res. Planets</w:t>
      </w:r>
      <w:r w:rsidRPr="00120151">
        <w:rPr>
          <w:rFonts w:ascii="Arial" w:hAnsi="Arial" w:cs="Arial"/>
        </w:rPr>
        <w:t xml:space="preserve"> </w:t>
      </w:r>
      <w:r w:rsidRPr="00120151">
        <w:rPr>
          <w:rFonts w:ascii="Arial" w:hAnsi="Arial" w:cs="Arial"/>
          <w:b/>
          <w:bCs/>
        </w:rPr>
        <w:t>127</w:t>
      </w:r>
      <w:r w:rsidRPr="00120151">
        <w:rPr>
          <w:rFonts w:ascii="Arial" w:hAnsi="Arial" w:cs="Arial"/>
        </w:rPr>
        <w:t>, e2022JE007280 (2022).</w:t>
      </w:r>
    </w:p>
    <w:p w14:paraId="41A2CB56"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Hoffmann, A. P. et al. Enhancing magnetic field analysis on the KMAG instrument: applying WAIC-UP for spacecraft interference removal and interpolating data gaps. </w:t>
      </w:r>
      <w:r w:rsidRPr="00120151">
        <w:rPr>
          <w:rFonts w:ascii="Arial" w:hAnsi="Arial" w:cs="Arial"/>
          <w:i/>
          <w:iCs/>
        </w:rPr>
        <w:t>Earth Space Sci.</w:t>
      </w:r>
      <w:r w:rsidRPr="00120151">
        <w:rPr>
          <w:rFonts w:ascii="Arial" w:hAnsi="Arial" w:cs="Arial"/>
        </w:rPr>
        <w:t xml:space="preserve"> </w:t>
      </w:r>
      <w:r w:rsidRPr="00120151">
        <w:rPr>
          <w:rFonts w:ascii="Arial" w:hAnsi="Arial" w:cs="Arial"/>
          <w:b/>
          <w:bCs/>
        </w:rPr>
        <w:t>12</w:t>
      </w:r>
      <w:r w:rsidRPr="00120151">
        <w:rPr>
          <w:rFonts w:ascii="Arial" w:hAnsi="Arial" w:cs="Arial"/>
        </w:rPr>
        <w:t>, e2025EA004427 (2025). https://doi.org/10.1029/2025EA004427</w:t>
      </w:r>
    </w:p>
    <w:p w14:paraId="1D5F6934"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Binhi, V. N. &amp; Prato, F. S. Biological effects of the hypomagnetic field: an analytical review of experiments and theories. </w:t>
      </w:r>
      <w:r w:rsidRPr="00120151">
        <w:rPr>
          <w:rFonts w:ascii="Arial" w:hAnsi="Arial" w:cs="Arial"/>
          <w:i/>
          <w:iCs/>
        </w:rPr>
        <w:t>PLoS ONE</w:t>
      </w:r>
      <w:r w:rsidRPr="00120151">
        <w:rPr>
          <w:rFonts w:ascii="Arial" w:hAnsi="Arial" w:cs="Arial"/>
        </w:rPr>
        <w:t xml:space="preserve"> </w:t>
      </w:r>
      <w:r w:rsidRPr="00120151">
        <w:rPr>
          <w:rFonts w:ascii="Arial" w:hAnsi="Arial" w:cs="Arial"/>
          <w:b/>
          <w:bCs/>
        </w:rPr>
        <w:t>12</w:t>
      </w:r>
      <w:r w:rsidRPr="00120151">
        <w:rPr>
          <w:rFonts w:ascii="Arial" w:hAnsi="Arial" w:cs="Arial"/>
        </w:rPr>
        <w:t>, e0179340 (2017). https://doi.org/10.1371/journal.pone.0179340</w:t>
      </w:r>
    </w:p>
    <w:p w14:paraId="7053A3E3"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Zhang, Z. et al. Biological effects of hypomagnetic field: ground-based data for space exploration. </w:t>
      </w:r>
      <w:r w:rsidRPr="00120151">
        <w:rPr>
          <w:rFonts w:ascii="Arial" w:hAnsi="Arial" w:cs="Arial"/>
          <w:i/>
          <w:iCs/>
        </w:rPr>
        <w:t>Bioelectromagnetics</w:t>
      </w:r>
      <w:r w:rsidRPr="00120151">
        <w:rPr>
          <w:rFonts w:ascii="Arial" w:hAnsi="Arial" w:cs="Arial"/>
        </w:rPr>
        <w:t xml:space="preserve"> </w:t>
      </w:r>
      <w:r w:rsidRPr="00120151">
        <w:rPr>
          <w:rFonts w:ascii="Arial" w:hAnsi="Arial" w:cs="Arial"/>
          <w:b/>
          <w:bCs/>
        </w:rPr>
        <w:t>42</w:t>
      </w:r>
      <w:r w:rsidRPr="00120151">
        <w:rPr>
          <w:rFonts w:ascii="Arial" w:hAnsi="Arial" w:cs="Arial"/>
        </w:rPr>
        <w:t>, 516–531 (2021). https://doi.org/10.1002/bem.22360</w:t>
      </w:r>
    </w:p>
    <w:p w14:paraId="53C33DEA"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Kyriacou, M. C. et al. Microgreens: Novel fresh and functional food to explore all the way from plate to space. </w:t>
      </w:r>
      <w:r w:rsidRPr="00120151">
        <w:rPr>
          <w:rFonts w:ascii="Arial" w:hAnsi="Arial" w:cs="Arial"/>
          <w:i/>
          <w:iCs/>
        </w:rPr>
        <w:t>Trends Food Sci. Technol.</w:t>
      </w:r>
      <w:r w:rsidRPr="00120151">
        <w:rPr>
          <w:rFonts w:ascii="Arial" w:hAnsi="Arial" w:cs="Arial"/>
        </w:rPr>
        <w:t xml:space="preserve"> </w:t>
      </w:r>
      <w:r w:rsidRPr="00120151">
        <w:rPr>
          <w:rFonts w:ascii="Arial" w:hAnsi="Arial" w:cs="Arial"/>
          <w:b/>
          <w:bCs/>
        </w:rPr>
        <w:t>110</w:t>
      </w:r>
      <w:r w:rsidRPr="00120151">
        <w:rPr>
          <w:rFonts w:ascii="Arial" w:hAnsi="Arial" w:cs="Arial"/>
        </w:rPr>
        <w:t>, 377–389 (2021). https://doi.org/10.1016/j.tifs.2021.01.080</w:t>
      </w:r>
    </w:p>
    <w:p w14:paraId="042B1CFE"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Bewley, J. D. Seed germination and dormancy. </w:t>
      </w:r>
      <w:r w:rsidRPr="00120151">
        <w:rPr>
          <w:rFonts w:ascii="Arial" w:hAnsi="Arial" w:cs="Arial"/>
          <w:i/>
          <w:iCs/>
        </w:rPr>
        <w:t>Plant Cell</w:t>
      </w:r>
      <w:r w:rsidRPr="00120151">
        <w:rPr>
          <w:rFonts w:ascii="Arial" w:hAnsi="Arial" w:cs="Arial"/>
        </w:rPr>
        <w:t xml:space="preserve"> </w:t>
      </w:r>
      <w:r w:rsidRPr="00120151">
        <w:rPr>
          <w:rFonts w:ascii="Arial" w:hAnsi="Arial" w:cs="Arial"/>
          <w:b/>
          <w:bCs/>
        </w:rPr>
        <w:t>9</w:t>
      </w:r>
      <w:r w:rsidRPr="00120151">
        <w:rPr>
          <w:rFonts w:ascii="Arial" w:hAnsi="Arial" w:cs="Arial"/>
        </w:rPr>
        <w:t>, 1055–1066 (1997). https://doi.org/10.1105/tpc.9.7.1055</w:t>
      </w:r>
    </w:p>
    <w:p w14:paraId="0503EDBB"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Gommers, C. M. &amp; Monte, E. Seedling establishment: A dimmer switch-regulated process between dark and light signaling. </w:t>
      </w:r>
      <w:r w:rsidRPr="00120151">
        <w:rPr>
          <w:rFonts w:ascii="Arial" w:hAnsi="Arial" w:cs="Arial"/>
          <w:i/>
          <w:iCs/>
        </w:rPr>
        <w:t>Plant Physiol.</w:t>
      </w:r>
      <w:r w:rsidRPr="00120151">
        <w:rPr>
          <w:rFonts w:ascii="Arial" w:hAnsi="Arial" w:cs="Arial"/>
        </w:rPr>
        <w:t xml:space="preserve"> </w:t>
      </w:r>
      <w:r w:rsidRPr="00120151">
        <w:rPr>
          <w:rFonts w:ascii="Arial" w:hAnsi="Arial" w:cs="Arial"/>
          <w:b/>
          <w:bCs/>
        </w:rPr>
        <w:t>176</w:t>
      </w:r>
      <w:r w:rsidRPr="00120151">
        <w:rPr>
          <w:rFonts w:ascii="Arial" w:hAnsi="Arial" w:cs="Arial"/>
        </w:rPr>
        <w:t>, 1061–1074 (2017). https://doi.org/10.1104/pp.17.01460</w:t>
      </w:r>
    </w:p>
    <w:p w14:paraId="02C3CDEB"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Finkelstein, R., Reeves, W., Ariizumi, T. &amp; Steber, C. Molecular aspects of seed dormancy. </w:t>
      </w:r>
      <w:r w:rsidRPr="00120151">
        <w:rPr>
          <w:rFonts w:ascii="Arial" w:hAnsi="Arial" w:cs="Arial"/>
          <w:i/>
          <w:iCs/>
        </w:rPr>
        <w:t>Annu. Rev. Plant Biol.</w:t>
      </w:r>
      <w:r w:rsidRPr="00120151">
        <w:rPr>
          <w:rFonts w:ascii="Arial" w:hAnsi="Arial" w:cs="Arial"/>
        </w:rPr>
        <w:t xml:space="preserve"> </w:t>
      </w:r>
      <w:r w:rsidRPr="00120151">
        <w:rPr>
          <w:rFonts w:ascii="Arial" w:hAnsi="Arial" w:cs="Arial"/>
          <w:b/>
          <w:bCs/>
        </w:rPr>
        <w:t>59</w:t>
      </w:r>
      <w:r w:rsidRPr="00120151">
        <w:rPr>
          <w:rFonts w:ascii="Arial" w:hAnsi="Arial" w:cs="Arial"/>
        </w:rPr>
        <w:t>, 387–415 (2008). https://doi.org/10.1146/annurev.arplant.59.032607.092740</w:t>
      </w:r>
    </w:p>
    <w:p w14:paraId="2CBF5F94"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Belyavskaya, N. A. Biological effects due to weak magnetic field on plants. </w:t>
      </w:r>
      <w:r w:rsidRPr="00120151">
        <w:rPr>
          <w:rFonts w:ascii="Arial" w:hAnsi="Arial" w:cs="Arial"/>
          <w:i/>
          <w:iCs/>
        </w:rPr>
        <w:t>Adv. Space Res.</w:t>
      </w:r>
      <w:r w:rsidRPr="00120151">
        <w:rPr>
          <w:rFonts w:ascii="Arial" w:hAnsi="Arial" w:cs="Arial"/>
        </w:rPr>
        <w:t xml:space="preserve"> </w:t>
      </w:r>
      <w:r w:rsidRPr="00120151">
        <w:rPr>
          <w:rFonts w:ascii="Arial" w:hAnsi="Arial" w:cs="Arial"/>
          <w:b/>
          <w:bCs/>
        </w:rPr>
        <w:t>34</w:t>
      </w:r>
      <w:r w:rsidRPr="00120151">
        <w:rPr>
          <w:rFonts w:ascii="Arial" w:hAnsi="Arial" w:cs="Arial"/>
        </w:rPr>
        <w:t>, 1566–1574 (2004). https://doi.org/10.1016/j.asr.2004.01.021</w:t>
      </w:r>
    </w:p>
    <w:p w14:paraId="44C274E1" w14:textId="77777777" w:rsidR="002518D0" w:rsidRPr="00120151" w:rsidRDefault="00000000">
      <w:pPr>
        <w:pStyle w:val="Compact"/>
        <w:numPr>
          <w:ilvl w:val="0"/>
          <w:numId w:val="3"/>
        </w:numPr>
        <w:rPr>
          <w:rFonts w:ascii="Arial" w:hAnsi="Arial" w:cs="Arial"/>
        </w:rPr>
      </w:pPr>
      <w:r w:rsidRPr="00120151">
        <w:rPr>
          <w:rFonts w:ascii="Arial" w:hAnsi="Arial" w:cs="Arial"/>
        </w:rPr>
        <w:lastRenderedPageBreak/>
        <w:t xml:space="preserve">Novitskii, Y. I., Novitskaya, G. V. &amp; Kocheshkova, T. K. Growth of radish seedlings in a hypomagnetic field. </w:t>
      </w:r>
      <w:r w:rsidRPr="00120151">
        <w:rPr>
          <w:rFonts w:ascii="Arial" w:hAnsi="Arial" w:cs="Arial"/>
          <w:i/>
          <w:iCs/>
        </w:rPr>
        <w:t>Russ. J. Plant Physiol.</w:t>
      </w:r>
      <w:r w:rsidRPr="00120151">
        <w:rPr>
          <w:rFonts w:ascii="Arial" w:hAnsi="Arial" w:cs="Arial"/>
        </w:rPr>
        <w:t xml:space="preserve"> </w:t>
      </w:r>
      <w:r w:rsidRPr="00120151">
        <w:rPr>
          <w:rFonts w:ascii="Arial" w:hAnsi="Arial" w:cs="Arial"/>
          <w:b/>
          <w:bCs/>
        </w:rPr>
        <w:t>61</w:t>
      </w:r>
      <w:r w:rsidRPr="00120151">
        <w:rPr>
          <w:rFonts w:ascii="Arial" w:hAnsi="Arial" w:cs="Arial"/>
        </w:rPr>
        <w:t>, 667–676 (2014).</w:t>
      </w:r>
    </w:p>
    <w:p w14:paraId="730AAA7C"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Xu, C., Wei, S. &amp; Lü, Y. Removal of the local geomagnetic field affects reproductive growth in </w:t>
      </w:r>
      <w:r w:rsidRPr="00120151">
        <w:rPr>
          <w:rFonts w:ascii="Arial" w:hAnsi="Arial" w:cs="Arial"/>
          <w:i/>
          <w:iCs/>
        </w:rPr>
        <w:t>Arabidopsis</w:t>
      </w:r>
      <w:r w:rsidRPr="00120151">
        <w:rPr>
          <w:rFonts w:ascii="Arial" w:hAnsi="Arial" w:cs="Arial"/>
        </w:rPr>
        <w:t xml:space="preserve">. </w:t>
      </w:r>
      <w:r w:rsidRPr="00120151">
        <w:rPr>
          <w:rFonts w:ascii="Arial" w:hAnsi="Arial" w:cs="Arial"/>
          <w:i/>
          <w:iCs/>
        </w:rPr>
        <w:t>Bioelectromagnetics</w:t>
      </w:r>
      <w:r w:rsidRPr="00120151">
        <w:rPr>
          <w:rFonts w:ascii="Arial" w:hAnsi="Arial" w:cs="Arial"/>
        </w:rPr>
        <w:t xml:space="preserve"> </w:t>
      </w:r>
      <w:r w:rsidRPr="00120151">
        <w:rPr>
          <w:rFonts w:ascii="Arial" w:hAnsi="Arial" w:cs="Arial"/>
          <w:b/>
          <w:bCs/>
        </w:rPr>
        <w:t>34</w:t>
      </w:r>
      <w:r w:rsidRPr="00120151">
        <w:rPr>
          <w:rFonts w:ascii="Arial" w:hAnsi="Arial" w:cs="Arial"/>
        </w:rPr>
        <w:t>, 437–442 (2013). https://doi.org/10.1002/bem.21788</w:t>
      </w:r>
    </w:p>
    <w:p w14:paraId="7B3B5393"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Negishi, Y. et al. Growth and development of </w:t>
      </w:r>
      <w:r w:rsidRPr="00120151">
        <w:rPr>
          <w:rFonts w:ascii="Arial" w:hAnsi="Arial" w:cs="Arial"/>
          <w:i/>
          <w:iCs/>
        </w:rPr>
        <w:t>Arabidopsis thaliana</w:t>
      </w:r>
      <w:r w:rsidRPr="00120151">
        <w:rPr>
          <w:rFonts w:ascii="Arial" w:hAnsi="Arial" w:cs="Arial"/>
        </w:rPr>
        <w:t xml:space="preserve"> under hypomagnetic conditions. </w:t>
      </w:r>
      <w:r w:rsidRPr="00120151">
        <w:rPr>
          <w:rFonts w:ascii="Arial" w:hAnsi="Arial" w:cs="Arial"/>
          <w:i/>
          <w:iCs/>
        </w:rPr>
        <w:t>Space Util. Res.</w:t>
      </w:r>
      <w:r w:rsidRPr="00120151">
        <w:rPr>
          <w:rFonts w:ascii="Arial" w:hAnsi="Arial" w:cs="Arial"/>
        </w:rPr>
        <w:t xml:space="preserve"> </w:t>
      </w:r>
      <w:r w:rsidRPr="00120151">
        <w:rPr>
          <w:rFonts w:ascii="Arial" w:hAnsi="Arial" w:cs="Arial"/>
          <w:b/>
          <w:bCs/>
        </w:rPr>
        <w:t>15</w:t>
      </w:r>
      <w:r w:rsidRPr="00120151">
        <w:rPr>
          <w:rFonts w:ascii="Arial" w:hAnsi="Arial" w:cs="Arial"/>
        </w:rPr>
        <w:t>, 14–17 (1999).</w:t>
      </w:r>
    </w:p>
    <w:p w14:paraId="2E022A43"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Kordyum, E. L. &amp; Guikema, J. A. Plants in space: Changes in the cellular and organellar architecture. </w:t>
      </w:r>
      <w:r w:rsidRPr="00120151">
        <w:rPr>
          <w:rFonts w:ascii="Arial" w:hAnsi="Arial" w:cs="Arial"/>
          <w:i/>
          <w:iCs/>
        </w:rPr>
        <w:t>Int. J. Astrobiol.</w:t>
      </w:r>
      <w:r w:rsidRPr="00120151">
        <w:rPr>
          <w:rFonts w:ascii="Arial" w:hAnsi="Arial" w:cs="Arial"/>
        </w:rPr>
        <w:t xml:space="preserve"> </w:t>
      </w:r>
      <w:r w:rsidRPr="00120151">
        <w:rPr>
          <w:rFonts w:ascii="Arial" w:hAnsi="Arial" w:cs="Arial"/>
          <w:b/>
          <w:bCs/>
        </w:rPr>
        <w:t>19</w:t>
      </w:r>
      <w:r w:rsidRPr="00120151">
        <w:rPr>
          <w:rFonts w:ascii="Arial" w:hAnsi="Arial" w:cs="Arial"/>
        </w:rPr>
        <w:t>, 391–406 (2020).</w:t>
      </w:r>
    </w:p>
    <w:p w14:paraId="241C098F"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Tang, J., Wu, Z., Sun, Z., Liu, H. &amp; Liu, H. Lunar magnetism impairs wheat seedling photosynthesis: a simulated environment study. </w:t>
      </w:r>
      <w:r w:rsidRPr="00120151">
        <w:rPr>
          <w:rFonts w:ascii="Arial" w:hAnsi="Arial" w:cs="Arial"/>
          <w:i/>
          <w:iCs/>
        </w:rPr>
        <w:t>Plant Physiol. Biochem.</w:t>
      </w:r>
      <w:r w:rsidRPr="00120151">
        <w:rPr>
          <w:rFonts w:ascii="Arial" w:hAnsi="Arial" w:cs="Arial"/>
        </w:rPr>
        <w:t xml:space="preserve"> </w:t>
      </w:r>
      <w:r w:rsidRPr="00120151">
        <w:rPr>
          <w:rFonts w:ascii="Arial" w:hAnsi="Arial" w:cs="Arial"/>
          <w:b/>
          <w:bCs/>
        </w:rPr>
        <w:t>216</w:t>
      </w:r>
      <w:r w:rsidRPr="00120151">
        <w:rPr>
          <w:rFonts w:ascii="Arial" w:hAnsi="Arial" w:cs="Arial"/>
        </w:rPr>
        <w:t>, 109156 (2024). https://doi.org/10.1016/j.plaphy.2024.109156</w:t>
      </w:r>
    </w:p>
    <w:p w14:paraId="62A775C9"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Podleśny, J., Pietruszewski, S. &amp; Podleśna, A. Efficiency of magnetic treatment of broad bean seeds cultivated under drought conditions. </w:t>
      </w:r>
      <w:r w:rsidRPr="00120151">
        <w:rPr>
          <w:rFonts w:ascii="Arial" w:hAnsi="Arial" w:cs="Arial"/>
          <w:i/>
          <w:iCs/>
        </w:rPr>
        <w:t>Int. Agrophys.</w:t>
      </w:r>
      <w:r w:rsidRPr="00120151">
        <w:rPr>
          <w:rFonts w:ascii="Arial" w:hAnsi="Arial" w:cs="Arial"/>
        </w:rPr>
        <w:t xml:space="preserve"> </w:t>
      </w:r>
      <w:r w:rsidRPr="00120151">
        <w:rPr>
          <w:rFonts w:ascii="Arial" w:hAnsi="Arial" w:cs="Arial"/>
          <w:b/>
          <w:bCs/>
        </w:rPr>
        <w:t>19</w:t>
      </w:r>
      <w:r w:rsidRPr="00120151">
        <w:rPr>
          <w:rFonts w:ascii="Arial" w:hAnsi="Arial" w:cs="Arial"/>
        </w:rPr>
        <w:t>, 65–71 (2005).</w:t>
      </w:r>
    </w:p>
    <w:p w14:paraId="4D5E7AC2"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Nonogaki, H., Bassel, G. W. &amp; Bewley, J. D. Germination—still a mystery. </w:t>
      </w:r>
      <w:r w:rsidRPr="00120151">
        <w:rPr>
          <w:rFonts w:ascii="Arial" w:hAnsi="Arial" w:cs="Arial"/>
          <w:i/>
          <w:iCs/>
        </w:rPr>
        <w:t>Plant Sci.</w:t>
      </w:r>
      <w:r w:rsidRPr="00120151">
        <w:rPr>
          <w:rFonts w:ascii="Arial" w:hAnsi="Arial" w:cs="Arial"/>
        </w:rPr>
        <w:t xml:space="preserve"> </w:t>
      </w:r>
      <w:r w:rsidRPr="00120151">
        <w:rPr>
          <w:rFonts w:ascii="Arial" w:hAnsi="Arial" w:cs="Arial"/>
          <w:b/>
          <w:bCs/>
        </w:rPr>
        <w:t>179</w:t>
      </w:r>
      <w:r w:rsidRPr="00120151">
        <w:rPr>
          <w:rFonts w:ascii="Arial" w:hAnsi="Arial" w:cs="Arial"/>
        </w:rPr>
        <w:t>, 574–581 (2010). https://doi.org/10.1016/j.plantsci.2010.02.010</w:t>
      </w:r>
    </w:p>
    <w:p w14:paraId="3C983D0B"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Shine, M. B. &amp; Guruprasad, K. N. Impact of pre-sowing magnetic field treatment on seed germination, seedling growth, and enzymatic antioxidant defense system in soybean. </w:t>
      </w:r>
      <w:r w:rsidRPr="00120151">
        <w:rPr>
          <w:rFonts w:ascii="Arial" w:hAnsi="Arial" w:cs="Arial"/>
          <w:i/>
          <w:iCs/>
        </w:rPr>
        <w:t>Physiol. Mol. Biol. Plants</w:t>
      </w:r>
      <w:r w:rsidRPr="00120151">
        <w:rPr>
          <w:rFonts w:ascii="Arial" w:hAnsi="Arial" w:cs="Arial"/>
        </w:rPr>
        <w:t xml:space="preserve"> </w:t>
      </w:r>
      <w:r w:rsidRPr="00120151">
        <w:rPr>
          <w:rFonts w:ascii="Arial" w:hAnsi="Arial" w:cs="Arial"/>
          <w:b/>
          <w:bCs/>
        </w:rPr>
        <w:t>18</w:t>
      </w:r>
      <w:r w:rsidRPr="00120151">
        <w:rPr>
          <w:rFonts w:ascii="Arial" w:hAnsi="Arial" w:cs="Arial"/>
        </w:rPr>
        <w:t>, 325–334 (2012).</w:t>
      </w:r>
    </w:p>
    <w:p w14:paraId="376A9D4C"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Xu, C., Yu, Y., Zhang, Y., Li, Y. &amp; Wei, S. Gibberellins are involved in effect of near-null magnetic field on </w:t>
      </w:r>
      <w:r w:rsidRPr="00120151">
        <w:rPr>
          <w:rFonts w:ascii="Arial" w:hAnsi="Arial" w:cs="Arial"/>
          <w:i/>
          <w:iCs/>
        </w:rPr>
        <w:t>Arabidopsis</w:t>
      </w:r>
      <w:r w:rsidRPr="00120151">
        <w:rPr>
          <w:rFonts w:ascii="Arial" w:hAnsi="Arial" w:cs="Arial"/>
        </w:rPr>
        <w:t xml:space="preserve"> flowering. </w:t>
      </w:r>
      <w:r w:rsidRPr="00120151">
        <w:rPr>
          <w:rFonts w:ascii="Arial" w:hAnsi="Arial" w:cs="Arial"/>
          <w:i/>
          <w:iCs/>
        </w:rPr>
        <w:t>Bioelectromagnetics</w:t>
      </w:r>
      <w:r w:rsidRPr="00120151">
        <w:rPr>
          <w:rFonts w:ascii="Arial" w:hAnsi="Arial" w:cs="Arial"/>
        </w:rPr>
        <w:t xml:space="preserve"> </w:t>
      </w:r>
      <w:r w:rsidRPr="00120151">
        <w:rPr>
          <w:rFonts w:ascii="Arial" w:hAnsi="Arial" w:cs="Arial"/>
          <w:b/>
          <w:bCs/>
        </w:rPr>
        <w:t>38</w:t>
      </w:r>
      <w:r w:rsidRPr="00120151">
        <w:rPr>
          <w:rFonts w:ascii="Arial" w:hAnsi="Arial" w:cs="Arial"/>
        </w:rPr>
        <w:t>, 1–10 (2017). https://doi.org/10.1002/bem.22004</w:t>
      </w:r>
    </w:p>
    <w:p w14:paraId="10213F55"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Xu, C., Zhang, Y., Yu, Y., Li, Y. &amp; Wei, S. Suppression of </w:t>
      </w:r>
      <w:r w:rsidRPr="00120151">
        <w:rPr>
          <w:rFonts w:ascii="Arial" w:hAnsi="Arial" w:cs="Arial"/>
          <w:i/>
          <w:iCs/>
        </w:rPr>
        <w:t>Arabidopsis</w:t>
      </w:r>
      <w:r w:rsidRPr="00120151">
        <w:rPr>
          <w:rFonts w:ascii="Arial" w:hAnsi="Arial" w:cs="Arial"/>
        </w:rPr>
        <w:t xml:space="preserve"> flowering by near-null magnetic field is mediated by auxin. </w:t>
      </w:r>
      <w:r w:rsidRPr="00120151">
        <w:rPr>
          <w:rFonts w:ascii="Arial" w:hAnsi="Arial" w:cs="Arial"/>
          <w:i/>
          <w:iCs/>
        </w:rPr>
        <w:t>Bioelectromagnetics</w:t>
      </w:r>
      <w:r w:rsidRPr="00120151">
        <w:rPr>
          <w:rFonts w:ascii="Arial" w:hAnsi="Arial" w:cs="Arial"/>
        </w:rPr>
        <w:t xml:space="preserve"> </w:t>
      </w:r>
      <w:r w:rsidRPr="00120151">
        <w:rPr>
          <w:rFonts w:ascii="Arial" w:hAnsi="Arial" w:cs="Arial"/>
          <w:b/>
          <w:bCs/>
        </w:rPr>
        <w:t>39</w:t>
      </w:r>
      <w:r w:rsidRPr="00120151">
        <w:rPr>
          <w:rFonts w:ascii="Arial" w:hAnsi="Arial" w:cs="Arial"/>
        </w:rPr>
        <w:t>, 15–24 (2018). https://doi.org/10.1002/bem.22086</w:t>
      </w:r>
    </w:p>
    <w:p w14:paraId="668767BC"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Narayana, R. et al. Near-null magnetic field alters root growth and PIN2 polar auxin transporter distribution in </w:t>
      </w:r>
      <w:r w:rsidRPr="00120151">
        <w:rPr>
          <w:rFonts w:ascii="Arial" w:hAnsi="Arial" w:cs="Arial"/>
          <w:i/>
          <w:iCs/>
        </w:rPr>
        <w:t>Arabidopsis thaliana</w:t>
      </w:r>
      <w:r w:rsidRPr="00120151">
        <w:rPr>
          <w:rFonts w:ascii="Arial" w:hAnsi="Arial" w:cs="Arial"/>
        </w:rPr>
        <w:t xml:space="preserve">. </w:t>
      </w:r>
      <w:r w:rsidRPr="00120151">
        <w:rPr>
          <w:rFonts w:ascii="Arial" w:hAnsi="Arial" w:cs="Arial"/>
          <w:i/>
          <w:iCs/>
        </w:rPr>
        <w:t>Bioelectromagnetics</w:t>
      </w:r>
      <w:r w:rsidRPr="00120151">
        <w:rPr>
          <w:rFonts w:ascii="Arial" w:hAnsi="Arial" w:cs="Arial"/>
        </w:rPr>
        <w:t xml:space="preserve"> </w:t>
      </w:r>
      <w:r w:rsidRPr="00120151">
        <w:rPr>
          <w:rFonts w:ascii="Arial" w:hAnsi="Arial" w:cs="Arial"/>
          <w:b/>
          <w:bCs/>
        </w:rPr>
        <w:t>39</w:t>
      </w:r>
      <w:r w:rsidRPr="00120151">
        <w:rPr>
          <w:rFonts w:ascii="Arial" w:hAnsi="Arial" w:cs="Arial"/>
        </w:rPr>
        <w:t>, 361–374 (2018).</w:t>
      </w:r>
    </w:p>
    <w:p w14:paraId="73A3788D"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Belyavskaya, N. A. Ultrastructure of meristematic cells of pea roots grown in a hypomagnetic field. </w:t>
      </w:r>
      <w:r w:rsidRPr="00120151">
        <w:rPr>
          <w:rFonts w:ascii="Arial" w:hAnsi="Arial" w:cs="Arial"/>
          <w:i/>
          <w:iCs/>
        </w:rPr>
        <w:t>Biophysics</w:t>
      </w:r>
      <w:r w:rsidRPr="00120151">
        <w:rPr>
          <w:rFonts w:ascii="Arial" w:hAnsi="Arial" w:cs="Arial"/>
        </w:rPr>
        <w:t xml:space="preserve"> </w:t>
      </w:r>
      <w:r w:rsidRPr="00120151">
        <w:rPr>
          <w:rFonts w:ascii="Arial" w:hAnsi="Arial" w:cs="Arial"/>
          <w:b/>
          <w:bCs/>
        </w:rPr>
        <w:t>46</w:t>
      </w:r>
      <w:r w:rsidRPr="00120151">
        <w:rPr>
          <w:rFonts w:ascii="Arial" w:hAnsi="Arial" w:cs="Arial"/>
        </w:rPr>
        <w:t>, 953–958 (2001).</w:t>
      </w:r>
    </w:p>
    <w:p w14:paraId="6154B095"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Fiorillo, A. et al. 14-3-3 proteins and the plasma membrane </w:t>
      </w:r>
      <m:oMath>
        <m:sSup>
          <m:sSupPr>
            <m:ctrlPr>
              <w:rPr>
                <w:rFonts w:ascii="Cambria Math" w:hAnsi="Cambria Math" w:cs="Arial"/>
              </w:rPr>
            </m:ctrlPr>
          </m:sSupPr>
          <m:e>
            <m:r>
              <m:rPr>
                <m:nor/>
              </m:rPr>
              <w:rPr>
                <w:rFonts w:ascii="Arial" w:hAnsi="Arial" w:cs="Arial"/>
              </w:rPr>
              <m:t>H</m:t>
            </m:r>
          </m:e>
          <m:sup>
            <m:r>
              <m:rPr>
                <m:sty m:val="p"/>
              </m:rPr>
              <w:rPr>
                <w:rFonts w:ascii="Cambria Math" w:hAnsi="Cambria Math" w:cs="Arial"/>
              </w:rPr>
              <m:t>+</m:t>
            </m:r>
          </m:sup>
        </m:sSup>
      </m:oMath>
      <w:r w:rsidRPr="00120151">
        <w:rPr>
          <w:rFonts w:ascii="Arial" w:hAnsi="Arial" w:cs="Arial"/>
        </w:rPr>
        <w:t xml:space="preserve">-ATPase are involved in maize magnetic induction. </w:t>
      </w:r>
      <w:r w:rsidRPr="00120151">
        <w:rPr>
          <w:rFonts w:ascii="Arial" w:hAnsi="Arial" w:cs="Arial"/>
          <w:i/>
          <w:iCs/>
        </w:rPr>
        <w:t>Plants</w:t>
      </w:r>
      <w:r w:rsidRPr="00120151">
        <w:rPr>
          <w:rFonts w:ascii="Arial" w:hAnsi="Arial" w:cs="Arial"/>
        </w:rPr>
        <w:t xml:space="preserve"> </w:t>
      </w:r>
      <w:r w:rsidRPr="00120151">
        <w:rPr>
          <w:rFonts w:ascii="Arial" w:hAnsi="Arial" w:cs="Arial"/>
          <w:b/>
          <w:bCs/>
        </w:rPr>
        <w:t>12</w:t>
      </w:r>
      <w:r w:rsidRPr="00120151">
        <w:rPr>
          <w:rFonts w:ascii="Arial" w:hAnsi="Arial" w:cs="Arial"/>
        </w:rPr>
        <w:t>, 2887 (2023). https://doi.org/10.3390/plants12152887</w:t>
      </w:r>
    </w:p>
    <w:p w14:paraId="09072B9C"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Wheeler, R. M. Carbon dioxide effects on plants: Implications for space exploration. </w:t>
      </w:r>
      <w:r w:rsidRPr="00120151">
        <w:rPr>
          <w:rFonts w:ascii="Arial" w:hAnsi="Arial" w:cs="Arial"/>
          <w:i/>
          <w:iCs/>
        </w:rPr>
        <w:t>Front. Astron. Space Sci.</w:t>
      </w:r>
      <w:r w:rsidRPr="00120151">
        <w:rPr>
          <w:rFonts w:ascii="Arial" w:hAnsi="Arial" w:cs="Arial"/>
        </w:rPr>
        <w:t xml:space="preserve"> </w:t>
      </w:r>
      <w:r w:rsidRPr="00120151">
        <w:rPr>
          <w:rFonts w:ascii="Arial" w:hAnsi="Arial" w:cs="Arial"/>
          <w:b/>
          <w:bCs/>
        </w:rPr>
        <w:t>8</w:t>
      </w:r>
      <w:r w:rsidRPr="00120151">
        <w:rPr>
          <w:rFonts w:ascii="Arial" w:hAnsi="Arial" w:cs="Arial"/>
        </w:rPr>
        <w:t>, 780074 (2021). https://doi.org/10.3389/fspas.2021.780074</w:t>
      </w:r>
    </w:p>
    <w:p w14:paraId="7320AD3A"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Douglas, G. L. et al. Nutrition and food systems for exploration missions. </w:t>
      </w:r>
      <w:r w:rsidRPr="00120151">
        <w:rPr>
          <w:rFonts w:ascii="Arial" w:hAnsi="Arial" w:cs="Arial"/>
          <w:i/>
          <w:iCs/>
        </w:rPr>
        <w:t>NASA Human Research Program Technical Report</w:t>
      </w:r>
      <w:r w:rsidRPr="00120151">
        <w:rPr>
          <w:rFonts w:ascii="Arial" w:hAnsi="Arial" w:cs="Arial"/>
        </w:rPr>
        <w:t xml:space="preserve"> (2020).</w:t>
      </w:r>
    </w:p>
    <w:p w14:paraId="47A274B1"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Solymosi, K. &amp; Schoefs, B. Etioplast and etio-chloroplast formation under natural and laboratory conditions. </w:t>
      </w:r>
      <w:r w:rsidRPr="00120151">
        <w:rPr>
          <w:rFonts w:ascii="Arial" w:hAnsi="Arial" w:cs="Arial"/>
          <w:i/>
          <w:iCs/>
        </w:rPr>
        <w:t>Front. Plant Sci.</w:t>
      </w:r>
      <w:r w:rsidRPr="00120151">
        <w:rPr>
          <w:rFonts w:ascii="Arial" w:hAnsi="Arial" w:cs="Arial"/>
        </w:rPr>
        <w:t xml:space="preserve"> </w:t>
      </w:r>
      <w:r w:rsidRPr="00120151">
        <w:rPr>
          <w:rFonts w:ascii="Arial" w:hAnsi="Arial" w:cs="Arial"/>
          <w:b/>
          <w:bCs/>
        </w:rPr>
        <w:t>9</w:t>
      </w:r>
      <w:r w:rsidRPr="00120151">
        <w:rPr>
          <w:rFonts w:ascii="Arial" w:hAnsi="Arial" w:cs="Arial"/>
        </w:rPr>
        <w:t>, 1709 (2018). https://doi.org/10.3389/fpls.2018.01709</w:t>
      </w:r>
    </w:p>
    <w:p w14:paraId="3E63966C" w14:textId="77777777" w:rsidR="002518D0" w:rsidRPr="00120151" w:rsidRDefault="00000000">
      <w:pPr>
        <w:pStyle w:val="Compact"/>
        <w:numPr>
          <w:ilvl w:val="0"/>
          <w:numId w:val="3"/>
        </w:numPr>
        <w:rPr>
          <w:rFonts w:ascii="Arial" w:hAnsi="Arial" w:cs="Arial"/>
        </w:rPr>
      </w:pPr>
      <w:r w:rsidRPr="00120151">
        <w:rPr>
          <w:rFonts w:ascii="Arial" w:hAnsi="Arial" w:cs="Arial"/>
        </w:rPr>
        <w:lastRenderedPageBreak/>
        <w:t xml:space="preserve">Tanaka, R. &amp; Tanaka, A. Tetrapyrrole biosynthesis in higher plants. </w:t>
      </w:r>
      <w:r w:rsidRPr="00120151">
        <w:rPr>
          <w:rFonts w:ascii="Arial" w:hAnsi="Arial" w:cs="Arial"/>
          <w:i/>
          <w:iCs/>
        </w:rPr>
        <w:t>Annu. Rev. Plant Biol.</w:t>
      </w:r>
      <w:r w:rsidRPr="00120151">
        <w:rPr>
          <w:rFonts w:ascii="Arial" w:hAnsi="Arial" w:cs="Arial"/>
        </w:rPr>
        <w:t xml:space="preserve"> </w:t>
      </w:r>
      <w:r w:rsidRPr="00120151">
        <w:rPr>
          <w:rFonts w:ascii="Arial" w:hAnsi="Arial" w:cs="Arial"/>
          <w:b/>
          <w:bCs/>
        </w:rPr>
        <w:t>58</w:t>
      </w:r>
      <w:r w:rsidRPr="00120151">
        <w:rPr>
          <w:rFonts w:ascii="Arial" w:hAnsi="Arial" w:cs="Arial"/>
        </w:rPr>
        <w:t>, 321–346 (2007). https://doi.org/10.1146/annurev.arplant.57.032905.105448</w:t>
      </w:r>
    </w:p>
    <w:p w14:paraId="0D8E8B33"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Parmagnani, A. S. et al. The geomagnetic field is required for Lima bean photosynthesis and reactive oxygen species production. </w:t>
      </w:r>
      <w:r w:rsidRPr="00120151">
        <w:rPr>
          <w:rFonts w:ascii="Arial" w:hAnsi="Arial" w:cs="Arial"/>
          <w:i/>
          <w:iCs/>
        </w:rPr>
        <w:t>Int. J. Mol. Sci.</w:t>
      </w:r>
      <w:r w:rsidRPr="00120151">
        <w:rPr>
          <w:rFonts w:ascii="Arial" w:hAnsi="Arial" w:cs="Arial"/>
        </w:rPr>
        <w:t xml:space="preserve"> </w:t>
      </w:r>
      <w:r w:rsidRPr="00120151">
        <w:rPr>
          <w:rFonts w:ascii="Arial" w:hAnsi="Arial" w:cs="Arial"/>
          <w:b/>
          <w:bCs/>
        </w:rPr>
        <w:t>24</w:t>
      </w:r>
      <w:r w:rsidRPr="00120151">
        <w:rPr>
          <w:rFonts w:ascii="Arial" w:hAnsi="Arial" w:cs="Arial"/>
        </w:rPr>
        <w:t>, 2896 (2023). https://doi.org/10.3390/ijms24032896</w:t>
      </w:r>
    </w:p>
    <w:p w14:paraId="307ECE76"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Agliassa, C. et al. Reduction of the geomagnetic field delays </w:t>
      </w:r>
      <w:r w:rsidRPr="00120151">
        <w:rPr>
          <w:rFonts w:ascii="Arial" w:hAnsi="Arial" w:cs="Arial"/>
          <w:i/>
          <w:iCs/>
        </w:rPr>
        <w:t>Arabidopsis thaliana</w:t>
      </w:r>
      <w:r w:rsidRPr="00120151">
        <w:rPr>
          <w:rFonts w:ascii="Arial" w:hAnsi="Arial" w:cs="Arial"/>
        </w:rPr>
        <w:t xml:space="preserve"> flowering time through downregulation of flowering-related genes. </w:t>
      </w:r>
      <w:r w:rsidRPr="00120151">
        <w:rPr>
          <w:rFonts w:ascii="Arial" w:hAnsi="Arial" w:cs="Arial"/>
          <w:i/>
          <w:iCs/>
        </w:rPr>
        <w:t>Bioelectromagnetics</w:t>
      </w:r>
      <w:r w:rsidRPr="00120151">
        <w:rPr>
          <w:rFonts w:ascii="Arial" w:hAnsi="Arial" w:cs="Arial"/>
        </w:rPr>
        <w:t xml:space="preserve"> </w:t>
      </w:r>
      <w:r w:rsidRPr="00120151">
        <w:rPr>
          <w:rFonts w:ascii="Arial" w:hAnsi="Arial" w:cs="Arial"/>
          <w:b/>
          <w:bCs/>
        </w:rPr>
        <w:t>39</w:t>
      </w:r>
      <w:r w:rsidRPr="00120151">
        <w:rPr>
          <w:rFonts w:ascii="Arial" w:hAnsi="Arial" w:cs="Arial"/>
        </w:rPr>
        <w:t>, 361–374 (2018). https://doi.org/10.1002/bem.22123</w:t>
      </w:r>
    </w:p>
    <w:p w14:paraId="0BC361C8" w14:textId="77777777" w:rsidR="002518D0" w:rsidRPr="00120151" w:rsidRDefault="00000000">
      <w:pPr>
        <w:pStyle w:val="Compact"/>
        <w:numPr>
          <w:ilvl w:val="0"/>
          <w:numId w:val="3"/>
        </w:numPr>
        <w:rPr>
          <w:rFonts w:ascii="Arial" w:hAnsi="Arial" w:cs="Arial"/>
        </w:rPr>
      </w:pPr>
      <w:r w:rsidRPr="00120151">
        <w:rPr>
          <w:rFonts w:ascii="Arial" w:hAnsi="Arial" w:cs="Arial"/>
        </w:rPr>
        <w:t>Maffei, M. E. et al. Peppermint (</w:t>
      </w:r>
      <w:r w:rsidRPr="00120151">
        <w:rPr>
          <w:rFonts w:ascii="Arial" w:hAnsi="Arial" w:cs="Arial"/>
          <w:i/>
          <w:iCs/>
        </w:rPr>
        <w:t xml:space="preserve">Mentha </w:t>
      </w:r>
      <m:oMath>
        <m:r>
          <m:rPr>
            <m:sty m:val="p"/>
          </m:rPr>
          <w:rPr>
            <w:rFonts w:ascii="Cambria Math" w:hAnsi="Cambria Math" w:cs="Arial"/>
          </w:rPr>
          <m:t>×</m:t>
        </m:r>
      </m:oMath>
      <w:r w:rsidRPr="00120151">
        <w:rPr>
          <w:rFonts w:ascii="Arial" w:hAnsi="Arial" w:cs="Arial"/>
          <w:i/>
          <w:iCs/>
        </w:rPr>
        <w:t xml:space="preserve"> piperita</w:t>
      </w:r>
      <w:r w:rsidRPr="00120151">
        <w:rPr>
          <w:rFonts w:ascii="Arial" w:hAnsi="Arial" w:cs="Arial"/>
        </w:rPr>
        <w:t xml:space="preserve">) response to near-null magnetic field involves modulated monoterpene and flavonoid biosynthesis. </w:t>
      </w:r>
      <w:r w:rsidRPr="00120151">
        <w:rPr>
          <w:rFonts w:ascii="Arial" w:hAnsi="Arial" w:cs="Arial"/>
          <w:i/>
          <w:iCs/>
        </w:rPr>
        <w:t>J. Plant Res.</w:t>
      </w:r>
      <w:r w:rsidRPr="00120151">
        <w:rPr>
          <w:rFonts w:ascii="Arial" w:hAnsi="Arial" w:cs="Arial"/>
        </w:rPr>
        <w:t xml:space="preserve"> </w:t>
      </w:r>
      <w:r w:rsidRPr="00120151">
        <w:rPr>
          <w:rFonts w:ascii="Arial" w:hAnsi="Arial" w:cs="Arial"/>
          <w:b/>
          <w:bCs/>
        </w:rPr>
        <w:t>134</w:t>
      </w:r>
      <w:r w:rsidRPr="00120151">
        <w:rPr>
          <w:rFonts w:ascii="Arial" w:hAnsi="Arial" w:cs="Arial"/>
        </w:rPr>
        <w:t>, 823–834 (2021).</w:t>
      </w:r>
    </w:p>
    <w:p w14:paraId="618AF21F"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Gangappa, S. N. &amp; Botto, J. F. The multifaceted roles of HY5 in plant growth and development. </w:t>
      </w:r>
      <w:r w:rsidRPr="00120151">
        <w:rPr>
          <w:rFonts w:ascii="Arial" w:hAnsi="Arial" w:cs="Arial"/>
          <w:i/>
          <w:iCs/>
        </w:rPr>
        <w:t>Mol. Plant</w:t>
      </w:r>
      <w:r w:rsidRPr="00120151">
        <w:rPr>
          <w:rFonts w:ascii="Arial" w:hAnsi="Arial" w:cs="Arial"/>
        </w:rPr>
        <w:t xml:space="preserve"> </w:t>
      </w:r>
      <w:r w:rsidRPr="00120151">
        <w:rPr>
          <w:rFonts w:ascii="Arial" w:hAnsi="Arial" w:cs="Arial"/>
          <w:b/>
          <w:bCs/>
        </w:rPr>
        <w:t>9</w:t>
      </w:r>
      <w:r w:rsidRPr="00120151">
        <w:rPr>
          <w:rFonts w:ascii="Arial" w:hAnsi="Arial" w:cs="Arial"/>
        </w:rPr>
        <w:t>, 1353–1365 (2016). https://doi.org/10.1016/j.molp.2016.07.002</w:t>
      </w:r>
    </w:p>
    <w:p w14:paraId="2A777F82"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Toledo-Ortiz, G. et al. The HY5 transcription factor integrates blue-light and hormonal cues to drive plastid development. </w:t>
      </w:r>
      <w:r w:rsidRPr="00120151">
        <w:rPr>
          <w:rFonts w:ascii="Arial" w:hAnsi="Arial" w:cs="Arial"/>
          <w:i/>
          <w:iCs/>
        </w:rPr>
        <w:t>Plant Cell</w:t>
      </w:r>
      <w:r w:rsidRPr="00120151">
        <w:rPr>
          <w:rFonts w:ascii="Arial" w:hAnsi="Arial" w:cs="Arial"/>
        </w:rPr>
        <w:t xml:space="preserve"> </w:t>
      </w:r>
      <w:r w:rsidRPr="00120151">
        <w:rPr>
          <w:rFonts w:ascii="Arial" w:hAnsi="Arial" w:cs="Arial"/>
          <w:b/>
          <w:bCs/>
        </w:rPr>
        <w:t>26</w:t>
      </w:r>
      <w:r w:rsidRPr="00120151">
        <w:rPr>
          <w:rFonts w:ascii="Arial" w:hAnsi="Arial" w:cs="Arial"/>
        </w:rPr>
        <w:t>, 1392–1407 (2014).</w:t>
      </w:r>
    </w:p>
    <w:p w14:paraId="45635573"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Hore, P. J. &amp; Mouritsen, H. The radical-pair mechanism of magnetoreception. </w:t>
      </w:r>
      <w:r w:rsidRPr="00120151">
        <w:rPr>
          <w:rFonts w:ascii="Arial" w:hAnsi="Arial" w:cs="Arial"/>
          <w:i/>
          <w:iCs/>
        </w:rPr>
        <w:t>Annu. Rev. Biophys.</w:t>
      </w:r>
      <w:r w:rsidRPr="00120151">
        <w:rPr>
          <w:rFonts w:ascii="Arial" w:hAnsi="Arial" w:cs="Arial"/>
        </w:rPr>
        <w:t xml:space="preserve"> </w:t>
      </w:r>
      <w:r w:rsidRPr="00120151">
        <w:rPr>
          <w:rFonts w:ascii="Arial" w:hAnsi="Arial" w:cs="Arial"/>
          <w:b/>
          <w:bCs/>
        </w:rPr>
        <w:t>45</w:t>
      </w:r>
      <w:r w:rsidRPr="00120151">
        <w:rPr>
          <w:rFonts w:ascii="Arial" w:hAnsi="Arial" w:cs="Arial"/>
        </w:rPr>
        <w:t>, 299–344 (2016). https://doi.org/10.1146/annurev-biophys-032116-094545</w:t>
      </w:r>
    </w:p>
    <w:p w14:paraId="0ED1F199"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Solov’yov, I. A., Chandler, D. E. &amp; Schulten, K. Magnetic field effects in </w:t>
      </w:r>
      <w:r w:rsidRPr="00120151">
        <w:rPr>
          <w:rFonts w:ascii="Arial" w:hAnsi="Arial" w:cs="Arial"/>
          <w:i/>
          <w:iCs/>
        </w:rPr>
        <w:t>Arabidopsis thaliana</w:t>
      </w:r>
      <w:r w:rsidRPr="00120151">
        <w:rPr>
          <w:rFonts w:ascii="Arial" w:hAnsi="Arial" w:cs="Arial"/>
        </w:rPr>
        <w:t xml:space="preserve"> cryptochrome-1. </w:t>
      </w:r>
      <w:r w:rsidRPr="00120151">
        <w:rPr>
          <w:rFonts w:ascii="Arial" w:hAnsi="Arial" w:cs="Arial"/>
          <w:i/>
          <w:iCs/>
        </w:rPr>
        <w:t>Biophys. J.</w:t>
      </w:r>
      <w:r w:rsidRPr="00120151">
        <w:rPr>
          <w:rFonts w:ascii="Arial" w:hAnsi="Arial" w:cs="Arial"/>
        </w:rPr>
        <w:t xml:space="preserve"> </w:t>
      </w:r>
      <w:r w:rsidRPr="00120151">
        <w:rPr>
          <w:rFonts w:ascii="Arial" w:hAnsi="Arial" w:cs="Arial"/>
          <w:b/>
          <w:bCs/>
        </w:rPr>
        <w:t>92</w:t>
      </w:r>
      <w:r w:rsidRPr="00120151">
        <w:rPr>
          <w:rFonts w:ascii="Arial" w:hAnsi="Arial" w:cs="Arial"/>
        </w:rPr>
        <w:t>, 2711–2726 (2007). https://doi.org/10.1529/biophysj.106.097139</w:t>
      </w:r>
    </w:p>
    <w:p w14:paraId="272E45BD"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Ahmad, M., Galland, P., Ritz, T., Wiltschko, R. &amp; Wiltschko, W. Magnetic intensity affects cryptochrome-dependent responses in </w:t>
      </w:r>
      <w:r w:rsidRPr="00120151">
        <w:rPr>
          <w:rFonts w:ascii="Arial" w:hAnsi="Arial" w:cs="Arial"/>
          <w:i/>
          <w:iCs/>
        </w:rPr>
        <w:t>Arabidopsis thaliana</w:t>
      </w:r>
      <w:r w:rsidRPr="00120151">
        <w:rPr>
          <w:rFonts w:ascii="Arial" w:hAnsi="Arial" w:cs="Arial"/>
        </w:rPr>
        <w:t xml:space="preserve">. </w:t>
      </w:r>
      <w:r w:rsidRPr="00120151">
        <w:rPr>
          <w:rFonts w:ascii="Arial" w:hAnsi="Arial" w:cs="Arial"/>
          <w:i/>
          <w:iCs/>
        </w:rPr>
        <w:t>Planta</w:t>
      </w:r>
      <w:r w:rsidRPr="00120151">
        <w:rPr>
          <w:rFonts w:ascii="Arial" w:hAnsi="Arial" w:cs="Arial"/>
        </w:rPr>
        <w:t xml:space="preserve"> </w:t>
      </w:r>
      <w:r w:rsidRPr="00120151">
        <w:rPr>
          <w:rFonts w:ascii="Arial" w:hAnsi="Arial" w:cs="Arial"/>
          <w:b/>
          <w:bCs/>
        </w:rPr>
        <w:t>225</w:t>
      </w:r>
      <w:r w:rsidRPr="00120151">
        <w:rPr>
          <w:rFonts w:ascii="Arial" w:hAnsi="Arial" w:cs="Arial"/>
        </w:rPr>
        <w:t>, 615–624 (2007). https://doi.org/10.1007/s00425-006-0383-0</w:t>
      </w:r>
    </w:p>
    <w:p w14:paraId="35361E41"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Briat, J.-F., Duc, C., Ravet, K. &amp; Gaymard, F. Ferritins and iron storage in plants. </w:t>
      </w:r>
      <w:r w:rsidRPr="00120151">
        <w:rPr>
          <w:rFonts w:ascii="Arial" w:hAnsi="Arial" w:cs="Arial"/>
          <w:i/>
          <w:iCs/>
        </w:rPr>
        <w:t>Biochim. Biophys. Acta</w:t>
      </w:r>
      <w:r w:rsidRPr="00120151">
        <w:rPr>
          <w:rFonts w:ascii="Arial" w:hAnsi="Arial" w:cs="Arial"/>
        </w:rPr>
        <w:t xml:space="preserve"> </w:t>
      </w:r>
      <w:r w:rsidRPr="00120151">
        <w:rPr>
          <w:rFonts w:ascii="Arial" w:hAnsi="Arial" w:cs="Arial"/>
          <w:b/>
          <w:bCs/>
        </w:rPr>
        <w:t>1800</w:t>
      </w:r>
      <w:r w:rsidRPr="00120151">
        <w:rPr>
          <w:rFonts w:ascii="Arial" w:hAnsi="Arial" w:cs="Arial"/>
        </w:rPr>
        <w:t>, 806–814 (2010). https://doi.org/10.1016/j.bbagen.2009.12.003</w:t>
      </w:r>
    </w:p>
    <w:p w14:paraId="78337F19"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Islam, M., Maffei, M. E. &amp; Vigani, G. The geomagnetic field is a contributing factor for an efficient iron uptake in </w:t>
      </w:r>
      <w:r w:rsidRPr="00120151">
        <w:rPr>
          <w:rFonts w:ascii="Arial" w:hAnsi="Arial" w:cs="Arial"/>
          <w:i/>
          <w:iCs/>
        </w:rPr>
        <w:t>Arabidopsis thaliana</w:t>
      </w:r>
      <w:r w:rsidRPr="00120151">
        <w:rPr>
          <w:rFonts w:ascii="Arial" w:hAnsi="Arial" w:cs="Arial"/>
        </w:rPr>
        <w:t xml:space="preserve">. </w:t>
      </w:r>
      <w:r w:rsidRPr="00120151">
        <w:rPr>
          <w:rFonts w:ascii="Arial" w:hAnsi="Arial" w:cs="Arial"/>
          <w:i/>
          <w:iCs/>
        </w:rPr>
        <w:t>Front. Plant Sci.</w:t>
      </w:r>
      <w:r w:rsidRPr="00120151">
        <w:rPr>
          <w:rFonts w:ascii="Arial" w:hAnsi="Arial" w:cs="Arial"/>
        </w:rPr>
        <w:t xml:space="preserve"> </w:t>
      </w:r>
      <w:r w:rsidRPr="00120151">
        <w:rPr>
          <w:rFonts w:ascii="Arial" w:hAnsi="Arial" w:cs="Arial"/>
          <w:b/>
          <w:bCs/>
        </w:rPr>
        <w:t>11</w:t>
      </w:r>
      <w:r w:rsidRPr="00120151">
        <w:rPr>
          <w:rFonts w:ascii="Arial" w:hAnsi="Arial" w:cs="Arial"/>
        </w:rPr>
        <w:t>, 325 (2020). https://doi.org/10.3389/fpls.2020.00325</w:t>
      </w:r>
    </w:p>
    <w:p w14:paraId="6A9FD9F7"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Islam, M., Vigani, G. &amp; Maffei, M. E. The geomagnetic field modulates nutrient status and lipid metabolism during </w:t>
      </w:r>
      <w:r w:rsidRPr="00120151">
        <w:rPr>
          <w:rFonts w:ascii="Arial" w:hAnsi="Arial" w:cs="Arial"/>
          <w:i/>
          <w:iCs/>
        </w:rPr>
        <w:t>Arabidopsis thaliana</w:t>
      </w:r>
      <w:r w:rsidRPr="00120151">
        <w:rPr>
          <w:rFonts w:ascii="Arial" w:hAnsi="Arial" w:cs="Arial"/>
        </w:rPr>
        <w:t xml:space="preserve"> plant development. </w:t>
      </w:r>
      <w:r w:rsidRPr="00120151">
        <w:rPr>
          <w:rFonts w:ascii="Arial" w:hAnsi="Arial" w:cs="Arial"/>
          <w:i/>
          <w:iCs/>
        </w:rPr>
        <w:t>Plants</w:t>
      </w:r>
      <w:r w:rsidRPr="00120151">
        <w:rPr>
          <w:rFonts w:ascii="Arial" w:hAnsi="Arial" w:cs="Arial"/>
        </w:rPr>
        <w:t xml:space="preserve"> </w:t>
      </w:r>
      <w:r w:rsidRPr="00120151">
        <w:rPr>
          <w:rFonts w:ascii="Arial" w:hAnsi="Arial" w:cs="Arial"/>
          <w:b/>
          <w:bCs/>
        </w:rPr>
        <w:t>9</w:t>
      </w:r>
      <w:r w:rsidRPr="00120151">
        <w:rPr>
          <w:rFonts w:ascii="Arial" w:hAnsi="Arial" w:cs="Arial"/>
        </w:rPr>
        <w:t>, 1729 (2020). https://doi.org/10.3390/plants9121729</w:t>
      </w:r>
    </w:p>
    <w:p w14:paraId="1179CA8D"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Barker, R. J. &amp; Porterfield, D. M. Quantum Biology Atlas: A cross-species ontology, pathway compiler, and multi-omics projection toolkit for quantum biological mechanisms. </w:t>
      </w:r>
      <w:r w:rsidRPr="00120151">
        <w:rPr>
          <w:rFonts w:ascii="Arial" w:hAnsi="Arial" w:cs="Arial"/>
          <w:i/>
          <w:iCs/>
        </w:rPr>
        <w:t>Zenodo / GitHub</w:t>
      </w:r>
      <w:r w:rsidRPr="00120151">
        <w:rPr>
          <w:rFonts w:ascii="Arial" w:hAnsi="Arial" w:cs="Arial"/>
        </w:rPr>
        <w:t xml:space="preserve"> https://github.com/dr-richard-barker/quantum-biology-atlas (2026).</w:t>
      </w:r>
    </w:p>
    <w:p w14:paraId="085C3355"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Meyer, E. H., Welchen, E. &amp; Carrie, C. Assembly of the complexes of the oxidative phosphorylation system in plant mitochondria. </w:t>
      </w:r>
      <w:r w:rsidRPr="00120151">
        <w:rPr>
          <w:rFonts w:ascii="Arial" w:hAnsi="Arial" w:cs="Arial"/>
          <w:i/>
          <w:iCs/>
        </w:rPr>
        <w:t>Physiol. Plant.</w:t>
      </w:r>
      <w:r w:rsidRPr="00120151">
        <w:rPr>
          <w:rFonts w:ascii="Arial" w:hAnsi="Arial" w:cs="Arial"/>
        </w:rPr>
        <w:t xml:space="preserve"> </w:t>
      </w:r>
      <w:r w:rsidRPr="00120151">
        <w:rPr>
          <w:rFonts w:ascii="Arial" w:hAnsi="Arial" w:cs="Arial"/>
          <w:b/>
          <w:bCs/>
        </w:rPr>
        <w:t>157</w:t>
      </w:r>
      <w:r w:rsidRPr="00120151">
        <w:rPr>
          <w:rFonts w:ascii="Arial" w:hAnsi="Arial" w:cs="Arial"/>
        </w:rPr>
        <w:t>, 294–309 (2016).</w:t>
      </w:r>
    </w:p>
    <w:p w14:paraId="5429E885"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Maeda, K. et al. Chemical compass model of avian magnetoreception. </w:t>
      </w:r>
      <w:r w:rsidRPr="00120151">
        <w:rPr>
          <w:rFonts w:ascii="Arial" w:hAnsi="Arial" w:cs="Arial"/>
          <w:i/>
          <w:iCs/>
        </w:rPr>
        <w:t>Nature</w:t>
      </w:r>
      <w:r w:rsidRPr="00120151">
        <w:rPr>
          <w:rFonts w:ascii="Arial" w:hAnsi="Arial" w:cs="Arial"/>
        </w:rPr>
        <w:t xml:space="preserve"> </w:t>
      </w:r>
      <w:r w:rsidRPr="00120151">
        <w:rPr>
          <w:rFonts w:ascii="Arial" w:hAnsi="Arial" w:cs="Arial"/>
          <w:b/>
          <w:bCs/>
        </w:rPr>
        <w:t>453</w:t>
      </w:r>
      <w:r w:rsidRPr="00120151">
        <w:rPr>
          <w:rFonts w:ascii="Arial" w:hAnsi="Arial" w:cs="Arial"/>
        </w:rPr>
        <w:t>, 387–390 (2008). https://doi.org/10.1038/nature06834</w:t>
      </w:r>
    </w:p>
    <w:p w14:paraId="66CA0956" w14:textId="77777777" w:rsidR="002518D0" w:rsidRPr="00120151" w:rsidRDefault="00000000">
      <w:pPr>
        <w:pStyle w:val="Compact"/>
        <w:numPr>
          <w:ilvl w:val="0"/>
          <w:numId w:val="3"/>
        </w:numPr>
        <w:rPr>
          <w:rFonts w:ascii="Arial" w:hAnsi="Arial" w:cs="Arial"/>
        </w:rPr>
      </w:pPr>
      <w:r w:rsidRPr="00120151">
        <w:rPr>
          <w:rFonts w:ascii="Arial" w:hAnsi="Arial" w:cs="Arial"/>
        </w:rPr>
        <w:lastRenderedPageBreak/>
        <w:t xml:space="preserve">Pooam, M. et al. Magnetic sensitivity mediated by the </w:t>
      </w:r>
      <w:r w:rsidRPr="00120151">
        <w:rPr>
          <w:rFonts w:ascii="Arial" w:hAnsi="Arial" w:cs="Arial"/>
          <w:i/>
          <w:iCs/>
        </w:rPr>
        <w:t>Arabidopsis</w:t>
      </w:r>
      <w:r w:rsidRPr="00120151">
        <w:rPr>
          <w:rFonts w:ascii="Arial" w:hAnsi="Arial" w:cs="Arial"/>
        </w:rPr>
        <w:t xml:space="preserve"> blue-light receptor cryptochrome occurs during flavin reoxidation in the dark. </w:t>
      </w:r>
      <w:r w:rsidRPr="00120151">
        <w:rPr>
          <w:rFonts w:ascii="Arial" w:hAnsi="Arial" w:cs="Arial"/>
          <w:i/>
          <w:iCs/>
        </w:rPr>
        <w:t>Planta</w:t>
      </w:r>
      <w:r w:rsidRPr="00120151">
        <w:rPr>
          <w:rFonts w:ascii="Arial" w:hAnsi="Arial" w:cs="Arial"/>
        </w:rPr>
        <w:t xml:space="preserve"> </w:t>
      </w:r>
      <w:r w:rsidRPr="00120151">
        <w:rPr>
          <w:rFonts w:ascii="Arial" w:hAnsi="Arial" w:cs="Arial"/>
          <w:b/>
          <w:bCs/>
        </w:rPr>
        <w:t>249</w:t>
      </w:r>
      <w:r w:rsidRPr="00120151">
        <w:rPr>
          <w:rFonts w:ascii="Arial" w:hAnsi="Arial" w:cs="Arial"/>
        </w:rPr>
        <w:t>, 319–332 (2019). https://doi.org/10.1007/s00425-018-3002-y</w:t>
      </w:r>
    </w:p>
    <w:p w14:paraId="6FD50BF8"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Demmig-Adams, B. &amp; Adams, W. W. Photoprotection in an ecological context: the remarkable diversity of extreme-energy dissipation mechanisms. </w:t>
      </w:r>
      <w:r w:rsidRPr="00120151">
        <w:rPr>
          <w:rFonts w:ascii="Arial" w:hAnsi="Arial" w:cs="Arial"/>
          <w:i/>
          <w:iCs/>
        </w:rPr>
        <w:t>Funct. Plant Biol.</w:t>
      </w:r>
      <w:r w:rsidRPr="00120151">
        <w:rPr>
          <w:rFonts w:ascii="Arial" w:hAnsi="Arial" w:cs="Arial"/>
        </w:rPr>
        <w:t xml:space="preserve"> </w:t>
      </w:r>
      <w:r w:rsidRPr="00120151">
        <w:rPr>
          <w:rFonts w:ascii="Arial" w:hAnsi="Arial" w:cs="Arial"/>
          <w:b/>
          <w:bCs/>
        </w:rPr>
        <w:t>45</w:t>
      </w:r>
      <w:r w:rsidRPr="00120151">
        <w:rPr>
          <w:rFonts w:ascii="Arial" w:hAnsi="Arial" w:cs="Arial"/>
        </w:rPr>
        <w:t>, 697–711 (2018).</w:t>
      </w:r>
    </w:p>
    <w:p w14:paraId="5B39203A"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Vanlerberghe, G. C. Alternative Oxidase: A mitochondrial respiratory pathway to maintain metabolic and signaling homeostasis during abiotic and biotic stress in plants. </w:t>
      </w:r>
      <w:r w:rsidRPr="00120151">
        <w:rPr>
          <w:rFonts w:ascii="Arial" w:hAnsi="Arial" w:cs="Arial"/>
          <w:i/>
          <w:iCs/>
        </w:rPr>
        <w:t>Int. J. Mol. Sci.</w:t>
      </w:r>
      <w:r w:rsidRPr="00120151">
        <w:rPr>
          <w:rFonts w:ascii="Arial" w:hAnsi="Arial" w:cs="Arial"/>
        </w:rPr>
        <w:t xml:space="preserve"> </w:t>
      </w:r>
      <w:r w:rsidRPr="00120151">
        <w:rPr>
          <w:rFonts w:ascii="Arial" w:hAnsi="Arial" w:cs="Arial"/>
          <w:b/>
          <w:bCs/>
        </w:rPr>
        <w:t>14</w:t>
      </w:r>
      <w:r w:rsidRPr="00120151">
        <w:rPr>
          <w:rFonts w:ascii="Arial" w:hAnsi="Arial" w:cs="Arial"/>
        </w:rPr>
        <w:t>, 6805–6847 (2013). https://doi.org/10.3390/ijms14046805</w:t>
      </w:r>
    </w:p>
    <w:p w14:paraId="399649EE"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Zadeh-Haghighi, H. &amp; Simon, C. Magnetic field effects in biology from the perspective of the radical pair mechanism. </w:t>
      </w:r>
      <w:r w:rsidRPr="00120151">
        <w:rPr>
          <w:rFonts w:ascii="Arial" w:hAnsi="Arial" w:cs="Arial"/>
          <w:i/>
          <w:iCs/>
        </w:rPr>
        <w:t>J. R. Soc. Interface</w:t>
      </w:r>
      <w:r w:rsidRPr="00120151">
        <w:rPr>
          <w:rFonts w:ascii="Arial" w:hAnsi="Arial" w:cs="Arial"/>
        </w:rPr>
        <w:t xml:space="preserve"> </w:t>
      </w:r>
      <w:r w:rsidRPr="00120151">
        <w:rPr>
          <w:rFonts w:ascii="Arial" w:hAnsi="Arial" w:cs="Arial"/>
          <w:b/>
          <w:bCs/>
        </w:rPr>
        <w:t>19</w:t>
      </w:r>
      <w:r w:rsidRPr="00120151">
        <w:rPr>
          <w:rFonts w:ascii="Arial" w:hAnsi="Arial" w:cs="Arial"/>
        </w:rPr>
        <w:t>, 20220325 (2022). https://doi.org/10.1098/rsif.2022.0325</w:t>
      </w:r>
    </w:p>
    <w:p w14:paraId="559F08C6"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Miloslavina, Y. et al. Charge separation kinetics in intact photosystem II core particles is trap-limited: a picosecond fluorescence study. </w:t>
      </w:r>
      <w:r w:rsidRPr="00120151">
        <w:rPr>
          <w:rFonts w:ascii="Arial" w:hAnsi="Arial" w:cs="Arial"/>
          <w:i/>
          <w:iCs/>
        </w:rPr>
        <w:t>Biochemistry</w:t>
      </w:r>
      <w:r w:rsidRPr="00120151">
        <w:rPr>
          <w:rFonts w:ascii="Arial" w:hAnsi="Arial" w:cs="Arial"/>
        </w:rPr>
        <w:t xml:space="preserve"> </w:t>
      </w:r>
      <w:r w:rsidRPr="00120151">
        <w:rPr>
          <w:rFonts w:ascii="Arial" w:hAnsi="Arial" w:cs="Arial"/>
          <w:b/>
          <w:bCs/>
        </w:rPr>
        <w:t>45</w:t>
      </w:r>
      <w:r w:rsidRPr="00120151">
        <w:rPr>
          <w:rFonts w:ascii="Arial" w:hAnsi="Arial" w:cs="Arial"/>
        </w:rPr>
        <w:t>, 2436–2442 (2006). https://doi.org/10.1021/bi052248c</w:t>
      </w:r>
    </w:p>
    <w:p w14:paraId="5120818D"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Vass, I. Role of charge recombination processes in photodamage and photoprotection of the photosystem II complex. </w:t>
      </w:r>
      <w:r w:rsidRPr="00120151">
        <w:rPr>
          <w:rFonts w:ascii="Arial" w:hAnsi="Arial" w:cs="Arial"/>
          <w:i/>
          <w:iCs/>
        </w:rPr>
        <w:t>Physiol. Plant.</w:t>
      </w:r>
      <w:r w:rsidRPr="00120151">
        <w:rPr>
          <w:rFonts w:ascii="Arial" w:hAnsi="Arial" w:cs="Arial"/>
        </w:rPr>
        <w:t xml:space="preserve"> </w:t>
      </w:r>
      <w:r w:rsidRPr="00120151">
        <w:rPr>
          <w:rFonts w:ascii="Arial" w:hAnsi="Arial" w:cs="Arial"/>
          <w:b/>
          <w:bCs/>
        </w:rPr>
        <w:t>142</w:t>
      </w:r>
      <w:r w:rsidRPr="00120151">
        <w:rPr>
          <w:rFonts w:ascii="Arial" w:hAnsi="Arial" w:cs="Arial"/>
        </w:rPr>
        <w:t>, 6–16 (2011). https://doi.org/10.1111/j.1399-3054.2011.01454.x</w:t>
      </w:r>
    </w:p>
    <w:p w14:paraId="6716CE18"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Sarewicz, M. et al. Triplet state of the semiquinone-Rieske cluster as an intermediate of electronic bifurcation catalyzed by cytochrome </w:t>
      </w:r>
      <m:oMath>
        <m:r>
          <w:rPr>
            <w:rFonts w:ascii="Cambria Math" w:hAnsi="Cambria Math" w:cs="Arial"/>
          </w:rPr>
          <m:t>b</m:t>
        </m:r>
        <m:sSub>
          <m:sSubPr>
            <m:ctrlPr>
              <w:rPr>
                <w:rFonts w:ascii="Cambria Math" w:hAnsi="Cambria Math" w:cs="Arial"/>
              </w:rPr>
            </m:ctrlPr>
          </m:sSubPr>
          <m:e>
            <m:r>
              <w:rPr>
                <w:rFonts w:ascii="Cambria Math" w:hAnsi="Cambria Math" w:cs="Arial"/>
              </w:rPr>
              <m:t>c</m:t>
            </m:r>
          </m:e>
          <m:sub>
            <m:r>
              <w:rPr>
                <w:rFonts w:ascii="Cambria Math" w:hAnsi="Cambria Math" w:cs="Arial"/>
              </w:rPr>
              <m:t>1</m:t>
            </m:r>
          </m:sub>
        </m:sSub>
      </m:oMath>
      <w:r w:rsidRPr="00120151">
        <w:rPr>
          <w:rFonts w:ascii="Arial" w:hAnsi="Arial" w:cs="Arial"/>
        </w:rPr>
        <w:t xml:space="preserve">. </w:t>
      </w:r>
      <w:r w:rsidRPr="00120151">
        <w:rPr>
          <w:rFonts w:ascii="Arial" w:hAnsi="Arial" w:cs="Arial"/>
          <w:i/>
          <w:iCs/>
        </w:rPr>
        <w:t>Biochemistry</w:t>
      </w:r>
      <w:r w:rsidRPr="00120151">
        <w:rPr>
          <w:rFonts w:ascii="Arial" w:hAnsi="Arial" w:cs="Arial"/>
        </w:rPr>
        <w:t xml:space="preserve"> </w:t>
      </w:r>
      <w:r w:rsidRPr="00120151">
        <w:rPr>
          <w:rFonts w:ascii="Arial" w:hAnsi="Arial" w:cs="Arial"/>
          <w:b/>
          <w:bCs/>
        </w:rPr>
        <w:t>52</w:t>
      </w:r>
      <w:r w:rsidRPr="00120151">
        <w:rPr>
          <w:rFonts w:ascii="Arial" w:hAnsi="Arial" w:cs="Arial"/>
        </w:rPr>
        <w:t>, 6388–6395 (2013). https://doi.org/10.1021/bi400624m</w:t>
      </w:r>
    </w:p>
    <w:p w14:paraId="70ED60AF"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Bujnowicz, Ł. et al. Suppression of superoxide production by a spin-spin coupling between semiquinone and the Rieske cluster in cytochrome </w:t>
      </w:r>
      <m:oMath>
        <m:r>
          <w:rPr>
            <w:rFonts w:ascii="Cambria Math" w:hAnsi="Cambria Math" w:cs="Arial"/>
          </w:rPr>
          <m:t>b</m:t>
        </m:r>
        <m:sSub>
          <m:sSubPr>
            <m:ctrlPr>
              <w:rPr>
                <w:rFonts w:ascii="Cambria Math" w:hAnsi="Cambria Math" w:cs="Arial"/>
              </w:rPr>
            </m:ctrlPr>
          </m:sSubPr>
          <m:e>
            <m:r>
              <w:rPr>
                <w:rFonts w:ascii="Cambria Math" w:hAnsi="Cambria Math" w:cs="Arial"/>
              </w:rPr>
              <m:t>c</m:t>
            </m:r>
          </m:e>
          <m:sub>
            <m:r>
              <w:rPr>
                <w:rFonts w:ascii="Cambria Math" w:hAnsi="Cambria Math" w:cs="Arial"/>
              </w:rPr>
              <m:t>1</m:t>
            </m:r>
          </m:sub>
        </m:sSub>
      </m:oMath>
      <w:r w:rsidRPr="00120151">
        <w:rPr>
          <w:rFonts w:ascii="Arial" w:hAnsi="Arial" w:cs="Arial"/>
        </w:rPr>
        <w:t xml:space="preserve">. </w:t>
      </w:r>
      <w:r w:rsidRPr="00120151">
        <w:rPr>
          <w:rFonts w:ascii="Arial" w:hAnsi="Arial" w:cs="Arial"/>
          <w:i/>
          <w:iCs/>
        </w:rPr>
        <w:t>FEBS Lett.</w:t>
      </w:r>
      <w:r w:rsidRPr="00120151">
        <w:rPr>
          <w:rFonts w:ascii="Arial" w:hAnsi="Arial" w:cs="Arial"/>
        </w:rPr>
        <w:t xml:space="preserve"> </w:t>
      </w:r>
      <w:r w:rsidRPr="00120151">
        <w:rPr>
          <w:rFonts w:ascii="Arial" w:hAnsi="Arial" w:cs="Arial"/>
          <w:b/>
          <w:bCs/>
        </w:rPr>
        <w:t>593</w:t>
      </w:r>
      <w:r w:rsidRPr="00120151">
        <w:rPr>
          <w:rFonts w:ascii="Arial" w:hAnsi="Arial" w:cs="Arial"/>
        </w:rPr>
        <w:t>, 3–12 (2019). https://doi.org/10.1002/1873-3468.13296</w:t>
      </w:r>
    </w:p>
    <w:p w14:paraId="5DA2FDFA"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Richards, J. T. et al. Hypobaric plant growth in spaceflight: Design, gas diffusion, and physiological adaptation. </w:t>
      </w:r>
      <w:r w:rsidRPr="00120151">
        <w:rPr>
          <w:rFonts w:ascii="Arial" w:hAnsi="Arial" w:cs="Arial"/>
          <w:i/>
          <w:iCs/>
        </w:rPr>
        <w:t>Gravit. Space Biol. Bull.</w:t>
      </w:r>
      <w:r w:rsidRPr="00120151">
        <w:rPr>
          <w:rFonts w:ascii="Arial" w:hAnsi="Arial" w:cs="Arial"/>
        </w:rPr>
        <w:t xml:space="preserve"> </w:t>
      </w:r>
      <w:r w:rsidRPr="00120151">
        <w:rPr>
          <w:rFonts w:ascii="Arial" w:hAnsi="Arial" w:cs="Arial"/>
          <w:b/>
          <w:bCs/>
        </w:rPr>
        <w:t>19</w:t>
      </w:r>
      <w:r w:rsidRPr="00120151">
        <w:rPr>
          <w:rFonts w:ascii="Arial" w:hAnsi="Arial" w:cs="Arial"/>
        </w:rPr>
        <w:t>, 101–114 (2006).</w:t>
      </w:r>
    </w:p>
    <w:p w14:paraId="50F648F2"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da Silveira, W. A. et al. Comprehensive multi-omics analysis reveals mitochondrial stress as a central biological hub for spaceflight impact. </w:t>
      </w:r>
      <w:r w:rsidRPr="00120151">
        <w:rPr>
          <w:rFonts w:ascii="Arial" w:hAnsi="Arial" w:cs="Arial"/>
          <w:i/>
          <w:iCs/>
        </w:rPr>
        <w:t>Cell</w:t>
      </w:r>
      <w:r w:rsidRPr="00120151">
        <w:rPr>
          <w:rFonts w:ascii="Arial" w:hAnsi="Arial" w:cs="Arial"/>
        </w:rPr>
        <w:t xml:space="preserve"> </w:t>
      </w:r>
      <w:r w:rsidRPr="00120151">
        <w:rPr>
          <w:rFonts w:ascii="Arial" w:hAnsi="Arial" w:cs="Arial"/>
          <w:b/>
          <w:bCs/>
        </w:rPr>
        <w:t>183</w:t>
      </w:r>
      <w:r w:rsidRPr="00120151">
        <w:rPr>
          <w:rFonts w:ascii="Arial" w:hAnsi="Arial" w:cs="Arial"/>
        </w:rPr>
        <w:t>, 1185–1201 (2020). https://doi.org/10.1016/j.cell.2020.11.002</w:t>
      </w:r>
    </w:p>
    <w:p w14:paraId="13593FB0"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Bauwe, H., Hagemann, M. &amp; Fernie, A. R. Photorespiration: players, partners and origin. </w:t>
      </w:r>
      <w:r w:rsidRPr="00120151">
        <w:rPr>
          <w:rFonts w:ascii="Arial" w:hAnsi="Arial" w:cs="Arial"/>
          <w:i/>
          <w:iCs/>
        </w:rPr>
        <w:t>Trends Plant Sci.</w:t>
      </w:r>
      <w:r w:rsidRPr="00120151">
        <w:rPr>
          <w:rFonts w:ascii="Arial" w:hAnsi="Arial" w:cs="Arial"/>
        </w:rPr>
        <w:t xml:space="preserve"> </w:t>
      </w:r>
      <w:r w:rsidRPr="00120151">
        <w:rPr>
          <w:rFonts w:ascii="Arial" w:hAnsi="Arial" w:cs="Arial"/>
          <w:b/>
          <w:bCs/>
        </w:rPr>
        <w:t>15</w:t>
      </w:r>
      <w:r w:rsidRPr="00120151">
        <w:rPr>
          <w:rFonts w:ascii="Arial" w:hAnsi="Arial" w:cs="Arial"/>
        </w:rPr>
        <w:t>, 330–336 (2010). https://doi.org/10.1016/j.tplants.2010.03.006</w:t>
      </w:r>
    </w:p>
    <w:p w14:paraId="61ECF942"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Moore, A. L. &amp; Siedow, J. N. The regulation and nature of the cyanide-resistant alternative oxidase of plant mitochondria. </w:t>
      </w:r>
      <w:r w:rsidRPr="00120151">
        <w:rPr>
          <w:rFonts w:ascii="Arial" w:hAnsi="Arial" w:cs="Arial"/>
          <w:i/>
          <w:iCs/>
        </w:rPr>
        <w:t>Biochim. Biophys. Acta</w:t>
      </w:r>
      <w:r w:rsidRPr="00120151">
        <w:rPr>
          <w:rFonts w:ascii="Arial" w:hAnsi="Arial" w:cs="Arial"/>
        </w:rPr>
        <w:t xml:space="preserve"> </w:t>
      </w:r>
      <w:r w:rsidRPr="00120151">
        <w:rPr>
          <w:rFonts w:ascii="Arial" w:hAnsi="Arial" w:cs="Arial"/>
          <w:b/>
          <w:bCs/>
        </w:rPr>
        <w:t>1059</w:t>
      </w:r>
      <w:r w:rsidRPr="00120151">
        <w:rPr>
          <w:rFonts w:ascii="Arial" w:hAnsi="Arial" w:cs="Arial"/>
        </w:rPr>
        <w:t>, 121–140 (1991).</w:t>
      </w:r>
    </w:p>
    <w:p w14:paraId="5B234D44"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Maxwell, D. P., Wang, Y. &amp; McIntosh, L. The alternative oxidase lowers mitochondrial reactive oxygen production in plant cells. </w:t>
      </w:r>
      <w:r w:rsidRPr="00120151">
        <w:rPr>
          <w:rFonts w:ascii="Arial" w:hAnsi="Arial" w:cs="Arial"/>
          <w:i/>
          <w:iCs/>
        </w:rPr>
        <w:t>Proc. Natl. Acad. Sci. USA</w:t>
      </w:r>
      <w:r w:rsidRPr="00120151">
        <w:rPr>
          <w:rFonts w:ascii="Arial" w:hAnsi="Arial" w:cs="Arial"/>
        </w:rPr>
        <w:t xml:space="preserve"> </w:t>
      </w:r>
      <w:r w:rsidRPr="00120151">
        <w:rPr>
          <w:rFonts w:ascii="Arial" w:hAnsi="Arial" w:cs="Arial"/>
          <w:b/>
          <w:bCs/>
        </w:rPr>
        <w:t>96</w:t>
      </w:r>
      <w:r w:rsidRPr="00120151">
        <w:rPr>
          <w:rFonts w:ascii="Arial" w:hAnsi="Arial" w:cs="Arial"/>
        </w:rPr>
        <w:t>, 8271–8276 (1999). https://doi.org/10.1073/pnas.96.14.8271</w:t>
      </w:r>
    </w:p>
    <w:p w14:paraId="7457FFF1"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Arena, C. et al. Plants in space: Responses to ionizing radiation and interaction with microgravity. </w:t>
      </w:r>
      <w:r w:rsidRPr="00120151">
        <w:rPr>
          <w:rFonts w:ascii="Arial" w:hAnsi="Arial" w:cs="Arial"/>
          <w:i/>
          <w:iCs/>
        </w:rPr>
        <w:t>Front. Plant Sci.</w:t>
      </w:r>
      <w:r w:rsidRPr="00120151">
        <w:rPr>
          <w:rFonts w:ascii="Arial" w:hAnsi="Arial" w:cs="Arial"/>
        </w:rPr>
        <w:t xml:space="preserve"> </w:t>
      </w:r>
      <w:r w:rsidRPr="00120151">
        <w:rPr>
          <w:rFonts w:ascii="Arial" w:hAnsi="Arial" w:cs="Arial"/>
          <w:b/>
          <w:bCs/>
        </w:rPr>
        <w:t>5</w:t>
      </w:r>
      <w:r w:rsidRPr="00120151">
        <w:rPr>
          <w:rFonts w:ascii="Arial" w:hAnsi="Arial" w:cs="Arial"/>
        </w:rPr>
        <w:t>, 550 (2014). https://doi.org/10.3389/fpls.2014.00550</w:t>
      </w:r>
    </w:p>
    <w:p w14:paraId="6F02C35F"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Cucinotta, F. A. &amp; Durante, M. Cancer risk from exposure to galactic cosmic rays: implications for early exploration missions. </w:t>
      </w:r>
      <w:r w:rsidRPr="00120151">
        <w:rPr>
          <w:rFonts w:ascii="Arial" w:hAnsi="Arial" w:cs="Arial"/>
          <w:i/>
          <w:iCs/>
        </w:rPr>
        <w:t>Lancet Oncol.</w:t>
      </w:r>
      <w:r w:rsidRPr="00120151">
        <w:rPr>
          <w:rFonts w:ascii="Arial" w:hAnsi="Arial" w:cs="Arial"/>
        </w:rPr>
        <w:t xml:space="preserve"> </w:t>
      </w:r>
      <w:r w:rsidRPr="00120151">
        <w:rPr>
          <w:rFonts w:ascii="Arial" w:hAnsi="Arial" w:cs="Arial"/>
          <w:b/>
          <w:bCs/>
        </w:rPr>
        <w:t>7</w:t>
      </w:r>
      <w:r w:rsidRPr="00120151">
        <w:rPr>
          <w:rFonts w:ascii="Arial" w:hAnsi="Arial" w:cs="Arial"/>
        </w:rPr>
        <w:t>, 431–435 (2006).</w:t>
      </w:r>
    </w:p>
    <w:p w14:paraId="580E1942" w14:textId="77777777" w:rsidR="002518D0" w:rsidRPr="00120151" w:rsidRDefault="00000000">
      <w:pPr>
        <w:pStyle w:val="Compact"/>
        <w:numPr>
          <w:ilvl w:val="0"/>
          <w:numId w:val="3"/>
        </w:numPr>
        <w:rPr>
          <w:rFonts w:ascii="Arial" w:hAnsi="Arial" w:cs="Arial"/>
        </w:rPr>
      </w:pPr>
      <w:r w:rsidRPr="00120151">
        <w:rPr>
          <w:rFonts w:ascii="Arial" w:hAnsi="Arial" w:cs="Arial"/>
        </w:rPr>
        <w:lastRenderedPageBreak/>
        <w:t xml:space="preserve">Parmagnani, A. S., Mannino, G. &amp; Maffei, M. E. Transcriptomics and metabolomics of reactive oxygen species modulation in near-null magnetic field-induced </w:t>
      </w:r>
      <w:r w:rsidRPr="00120151">
        <w:rPr>
          <w:rFonts w:ascii="Arial" w:hAnsi="Arial" w:cs="Arial"/>
          <w:i/>
          <w:iCs/>
        </w:rPr>
        <w:t>Arabidopsis thaliana</w:t>
      </w:r>
      <w:r w:rsidRPr="00120151">
        <w:rPr>
          <w:rFonts w:ascii="Arial" w:hAnsi="Arial" w:cs="Arial"/>
        </w:rPr>
        <w:t xml:space="preserve">. </w:t>
      </w:r>
      <w:r w:rsidRPr="00120151">
        <w:rPr>
          <w:rFonts w:ascii="Arial" w:hAnsi="Arial" w:cs="Arial"/>
          <w:i/>
          <w:iCs/>
        </w:rPr>
        <w:t>Biomolecules</w:t>
      </w:r>
      <w:r w:rsidRPr="00120151">
        <w:rPr>
          <w:rFonts w:ascii="Arial" w:hAnsi="Arial" w:cs="Arial"/>
        </w:rPr>
        <w:t xml:space="preserve"> </w:t>
      </w:r>
      <w:r w:rsidRPr="00120151">
        <w:rPr>
          <w:rFonts w:ascii="Arial" w:hAnsi="Arial" w:cs="Arial"/>
          <w:b/>
          <w:bCs/>
        </w:rPr>
        <w:t>12</w:t>
      </w:r>
      <w:r w:rsidRPr="00120151">
        <w:rPr>
          <w:rFonts w:ascii="Arial" w:hAnsi="Arial" w:cs="Arial"/>
        </w:rPr>
        <w:t>, 1824 (2022). https://doi.org/10.3390/biom12121824</w:t>
      </w:r>
    </w:p>
    <w:p w14:paraId="2FEBDBA9"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Garrett-Bakelman, F. E. et al. The NASA Twins Study: A multidimensional analysis of a year-long human spaceflight. </w:t>
      </w:r>
      <w:r w:rsidRPr="00120151">
        <w:rPr>
          <w:rFonts w:ascii="Arial" w:hAnsi="Arial" w:cs="Arial"/>
          <w:i/>
          <w:iCs/>
        </w:rPr>
        <w:t>Science</w:t>
      </w:r>
      <w:r w:rsidRPr="00120151">
        <w:rPr>
          <w:rFonts w:ascii="Arial" w:hAnsi="Arial" w:cs="Arial"/>
        </w:rPr>
        <w:t xml:space="preserve"> </w:t>
      </w:r>
      <w:r w:rsidRPr="00120151">
        <w:rPr>
          <w:rFonts w:ascii="Arial" w:hAnsi="Arial" w:cs="Arial"/>
          <w:b/>
          <w:bCs/>
        </w:rPr>
        <w:t>364</w:t>
      </w:r>
      <w:r w:rsidRPr="00120151">
        <w:rPr>
          <w:rFonts w:ascii="Arial" w:hAnsi="Arial" w:cs="Arial"/>
        </w:rPr>
        <w:t>, eaau8650 (2019). https://doi.org/10.1126/science.aau8650</w:t>
      </w:r>
    </w:p>
    <w:p w14:paraId="06569E57"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Da Silveira, W. A. et al. Comprehensive multi-omics analysis reveals mitochondrial dysfunction as a central mechanism of spaceflight-induced systemic stress. </w:t>
      </w:r>
      <w:r w:rsidRPr="00120151">
        <w:rPr>
          <w:rFonts w:ascii="Arial" w:hAnsi="Arial" w:cs="Arial"/>
          <w:i/>
          <w:iCs/>
        </w:rPr>
        <w:t>Cell</w:t>
      </w:r>
      <w:r w:rsidRPr="00120151">
        <w:rPr>
          <w:rFonts w:ascii="Arial" w:hAnsi="Arial" w:cs="Arial"/>
        </w:rPr>
        <w:t xml:space="preserve"> </w:t>
      </w:r>
      <w:r w:rsidRPr="00120151">
        <w:rPr>
          <w:rFonts w:ascii="Arial" w:hAnsi="Arial" w:cs="Arial"/>
          <w:b/>
          <w:bCs/>
        </w:rPr>
        <w:t>183</w:t>
      </w:r>
      <w:r w:rsidRPr="00120151">
        <w:rPr>
          <w:rFonts w:ascii="Arial" w:hAnsi="Arial" w:cs="Arial"/>
        </w:rPr>
        <w:t>, 1185–1201 (2020).</w:t>
      </w:r>
    </w:p>
    <w:p w14:paraId="44052F12"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Mo, W. C. et al. Hypomagnetic field alters human neuroblastoma cell cycle kinetics and transcriptomic networks. </w:t>
      </w:r>
      <w:r w:rsidRPr="00120151">
        <w:rPr>
          <w:rFonts w:ascii="Arial" w:hAnsi="Arial" w:cs="Arial"/>
          <w:i/>
          <w:iCs/>
        </w:rPr>
        <w:t>PLoS ONE</w:t>
      </w:r>
      <w:r w:rsidRPr="00120151">
        <w:rPr>
          <w:rFonts w:ascii="Arial" w:hAnsi="Arial" w:cs="Arial"/>
        </w:rPr>
        <w:t xml:space="preserve"> </w:t>
      </w:r>
      <w:r w:rsidRPr="00120151">
        <w:rPr>
          <w:rFonts w:ascii="Arial" w:hAnsi="Arial" w:cs="Arial"/>
          <w:b/>
          <w:bCs/>
        </w:rPr>
        <w:t>7</w:t>
      </w:r>
      <w:r w:rsidRPr="00120151">
        <w:rPr>
          <w:rFonts w:ascii="Arial" w:hAnsi="Arial" w:cs="Arial"/>
        </w:rPr>
        <w:t>, e44650 (2012).</w:t>
      </w:r>
    </w:p>
    <w:p w14:paraId="15EB999D"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Xu, C. et al. Hypomagnetic field promotes osteoclastogenesis and suppresses osteoblastogenesis in rat bone marrow cell cultures. </w:t>
      </w:r>
      <w:r w:rsidRPr="00120151">
        <w:rPr>
          <w:rFonts w:ascii="Arial" w:hAnsi="Arial" w:cs="Arial"/>
          <w:i/>
          <w:iCs/>
        </w:rPr>
        <w:t>Bioelectromagnetics</w:t>
      </w:r>
      <w:r w:rsidRPr="00120151">
        <w:rPr>
          <w:rFonts w:ascii="Arial" w:hAnsi="Arial" w:cs="Arial"/>
        </w:rPr>
        <w:t xml:space="preserve"> </w:t>
      </w:r>
      <w:r w:rsidRPr="00120151">
        <w:rPr>
          <w:rFonts w:ascii="Arial" w:hAnsi="Arial" w:cs="Arial"/>
          <w:b/>
          <w:bCs/>
        </w:rPr>
        <w:t>33</w:t>
      </w:r>
      <w:r w:rsidRPr="00120151">
        <w:rPr>
          <w:rFonts w:ascii="Arial" w:hAnsi="Arial" w:cs="Arial"/>
        </w:rPr>
        <w:t>, 685–694 (2012).</w:t>
      </w:r>
    </w:p>
    <w:p w14:paraId="0A70C7DF"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Harris, S.-R. et al. Effect of magnetic fields on cryptochrome-dependent responses in </w:t>
      </w:r>
      <w:r w:rsidRPr="00120151">
        <w:rPr>
          <w:rFonts w:ascii="Arial" w:hAnsi="Arial" w:cs="Arial"/>
          <w:i/>
          <w:iCs/>
        </w:rPr>
        <w:t>Arabidopsis thaliana</w:t>
      </w:r>
      <w:r w:rsidRPr="00120151">
        <w:rPr>
          <w:rFonts w:ascii="Arial" w:hAnsi="Arial" w:cs="Arial"/>
        </w:rPr>
        <w:t xml:space="preserve">. </w:t>
      </w:r>
      <w:r w:rsidRPr="00120151">
        <w:rPr>
          <w:rFonts w:ascii="Arial" w:hAnsi="Arial" w:cs="Arial"/>
          <w:i/>
          <w:iCs/>
        </w:rPr>
        <w:t>J. R. Soc. Interface</w:t>
      </w:r>
      <w:r w:rsidRPr="00120151">
        <w:rPr>
          <w:rFonts w:ascii="Arial" w:hAnsi="Arial" w:cs="Arial"/>
        </w:rPr>
        <w:t xml:space="preserve"> </w:t>
      </w:r>
      <w:r w:rsidRPr="00120151">
        <w:rPr>
          <w:rFonts w:ascii="Arial" w:hAnsi="Arial" w:cs="Arial"/>
          <w:b/>
          <w:bCs/>
        </w:rPr>
        <w:t>6</w:t>
      </w:r>
      <w:r w:rsidRPr="00120151">
        <w:rPr>
          <w:rFonts w:ascii="Arial" w:hAnsi="Arial" w:cs="Arial"/>
        </w:rPr>
        <w:t>, 1193–1205 (2009). https://doi.org/10.1098/rsif.2008.0519</w:t>
      </w:r>
    </w:p>
    <w:p w14:paraId="23B07374" w14:textId="77777777" w:rsidR="002518D0" w:rsidRPr="00120151" w:rsidRDefault="00000000">
      <w:pPr>
        <w:pStyle w:val="Compact"/>
        <w:numPr>
          <w:ilvl w:val="0"/>
          <w:numId w:val="3"/>
        </w:numPr>
        <w:rPr>
          <w:rFonts w:ascii="Arial" w:hAnsi="Arial" w:cs="Arial"/>
        </w:rPr>
      </w:pPr>
      <w:r w:rsidRPr="00120151">
        <w:rPr>
          <w:rFonts w:ascii="Arial" w:hAnsi="Arial" w:cs="Arial"/>
        </w:rPr>
        <w:t>Albaqami, M. et al. </w:t>
      </w:r>
      <w:r w:rsidRPr="00120151">
        <w:rPr>
          <w:rFonts w:ascii="Arial" w:hAnsi="Arial" w:cs="Arial"/>
          <w:i/>
          <w:iCs/>
        </w:rPr>
        <w:t>Arabidopsis</w:t>
      </w:r>
      <w:r w:rsidRPr="00120151">
        <w:rPr>
          <w:rFonts w:ascii="Arial" w:hAnsi="Arial" w:cs="Arial"/>
        </w:rPr>
        <w:t xml:space="preserve"> cryptochrome is responsive to radiofrequency electromagnetic fields. </w:t>
      </w:r>
      <w:r w:rsidRPr="00120151">
        <w:rPr>
          <w:rFonts w:ascii="Arial" w:hAnsi="Arial" w:cs="Arial"/>
          <w:i/>
          <w:iCs/>
        </w:rPr>
        <w:t>Sci. Rep.</w:t>
      </w:r>
      <w:r w:rsidRPr="00120151">
        <w:rPr>
          <w:rFonts w:ascii="Arial" w:hAnsi="Arial" w:cs="Arial"/>
        </w:rPr>
        <w:t xml:space="preserve"> </w:t>
      </w:r>
      <w:r w:rsidRPr="00120151">
        <w:rPr>
          <w:rFonts w:ascii="Arial" w:hAnsi="Arial" w:cs="Arial"/>
          <w:b/>
          <w:bCs/>
        </w:rPr>
        <w:t>10</w:t>
      </w:r>
      <w:r w:rsidRPr="00120151">
        <w:rPr>
          <w:rFonts w:ascii="Arial" w:hAnsi="Arial" w:cs="Arial"/>
        </w:rPr>
        <w:t>, 11260 (2020). https://doi.org/10.1038/s41598-020-67165-5</w:t>
      </w:r>
      <w:bookmarkEnd w:id="1"/>
      <w:bookmarkEnd w:id="144"/>
    </w:p>
    <w:sectPr w:rsidR="002518D0" w:rsidRPr="00120151">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6" w:author="Orourke, Aubrie E. (KSC-UBA00)" w:date="2026-10-28T12:10:00Z" w:initials="OAE(U">
    <w:p w14:paraId="721518B1" w14:textId="77777777" w:rsidR="00307107" w:rsidRDefault="00307107" w:rsidP="00307107">
      <w:r>
        <w:rPr>
          <w:rStyle w:val="CommentReference"/>
        </w:rPr>
        <w:annotationRef/>
      </w:r>
      <w:r>
        <w:rPr>
          <w:sz w:val="20"/>
          <w:szCs w:val="20"/>
        </w:rPr>
        <w:t>literature cited below?</w:t>
      </w:r>
    </w:p>
  </w:comment>
  <w:comment w:id="17" w:author="Orourke, Aubrie E. (KSC-UBA00)" w:date="2026-10-28T12:10:00Z" w:initials="OAE(U">
    <w:p w14:paraId="52F00B34" w14:textId="77777777" w:rsidR="00307107" w:rsidRDefault="00307107" w:rsidP="00307107">
      <w:r>
        <w:rPr>
          <w:rStyle w:val="CommentReference"/>
        </w:rPr>
        <w:annotationRef/>
      </w:r>
      <w:r>
        <w:rPr>
          <w:sz w:val="20"/>
          <w:szCs w:val="20"/>
        </w:rPr>
        <w:t>original dataset?</w:t>
      </w:r>
    </w:p>
    <w:p w14:paraId="471D7A34" w14:textId="77777777" w:rsidR="00307107" w:rsidRDefault="00307107" w:rsidP="00307107"/>
  </w:comment>
  <w:comment w:id="19" w:author="Orourke, Aubrie E. (KSC-UBA00)" w:date="2026-10-28T12:12:00Z" w:initials="OAE(U">
    <w:p w14:paraId="45C64487" w14:textId="77777777" w:rsidR="00307107" w:rsidRDefault="00307107" w:rsidP="00307107">
      <w:r>
        <w:rPr>
          <w:rStyle w:val="CommentReference"/>
        </w:rPr>
        <w:annotationRef/>
      </w:r>
      <w:r>
        <w:rPr>
          <w:sz w:val="20"/>
          <w:szCs w:val="20"/>
        </w:rPr>
        <w:t>is this a model?</w:t>
      </w:r>
    </w:p>
    <w:p w14:paraId="549B7155" w14:textId="77777777" w:rsidR="00307107" w:rsidRDefault="00307107" w:rsidP="00307107"/>
  </w:comment>
  <w:comment w:id="20" w:author="Orourke, Aubrie E. (KSC-UBA00)" w:date="2026-10-28T12:13:00Z" w:initials="OAE(U">
    <w:p w14:paraId="6EC8082B" w14:textId="77777777" w:rsidR="009C03FA" w:rsidRDefault="009C03FA" w:rsidP="009C03FA">
      <w:r>
        <w:rPr>
          <w:rStyle w:val="CommentReference"/>
        </w:rPr>
        <w:annotationRef/>
      </w:r>
      <w:r>
        <w:rPr>
          <w:sz w:val="20"/>
          <w:szCs w:val="20"/>
        </w:rPr>
        <w:t>is this SVT criteria?</w:t>
      </w:r>
    </w:p>
    <w:p w14:paraId="4E0F36AF" w14:textId="77777777" w:rsidR="009C03FA" w:rsidRDefault="009C03FA" w:rsidP="009C03FA"/>
  </w:comment>
  <w:comment w:id="40" w:author="Orourke, Aubrie E. (KSC-UBA00)" w:date="2026-10-28T12:32:00Z" w:initials="OAE(U">
    <w:p w14:paraId="4D6EB8B5" w14:textId="77777777" w:rsidR="00501C28" w:rsidRDefault="00501C28" w:rsidP="00501C28">
      <w:r>
        <w:rPr>
          <w:rStyle w:val="CommentReference"/>
        </w:rPr>
        <w:annotationRef/>
      </w:r>
      <w:r>
        <w:rPr>
          <w:sz w:val="20"/>
          <w:szCs w:val="20"/>
        </w:rPr>
        <w:t>This data does not appear to be in figure 1.</w:t>
      </w:r>
    </w:p>
  </w:comment>
  <w:comment w:id="41" w:author="Orourke, Aubrie E. (KSC-UBA00)" w:date="2026-10-28T12:33:00Z" w:initials="OAE(U">
    <w:p w14:paraId="0F897779" w14:textId="77777777" w:rsidR="00501C28" w:rsidRDefault="00501C28" w:rsidP="00501C28">
      <w:r>
        <w:rPr>
          <w:rStyle w:val="CommentReference"/>
        </w:rPr>
        <w:annotationRef/>
      </w:r>
      <w:r>
        <w:rPr>
          <w:sz w:val="20"/>
          <w:szCs w:val="20"/>
        </w:rPr>
        <w:t>is this the technical term?</w:t>
      </w:r>
    </w:p>
    <w:p w14:paraId="2D1AC17E" w14:textId="77777777" w:rsidR="00501C28" w:rsidRDefault="00501C28" w:rsidP="00501C28"/>
  </w:comment>
  <w:comment w:id="58" w:author="Orourke, Aubrie E. (KSC-UBA00)" w:date="2026-10-28T12:30:00Z" w:initials="OAE(U">
    <w:p w14:paraId="6F4E2B3F" w14:textId="77777777" w:rsidR="00501C28" w:rsidRDefault="00501C28" w:rsidP="00501C28">
      <w:r>
        <w:rPr>
          <w:rStyle w:val="CommentReference"/>
        </w:rPr>
        <w:annotationRef/>
      </w:r>
      <w:r>
        <w:rPr>
          <w:sz w:val="20"/>
          <w:szCs w:val="20"/>
        </w:rPr>
        <w:t>Y-axis of (B) is overlapping second Y-axis label of (A).</w:t>
      </w:r>
    </w:p>
  </w:comment>
  <w:comment w:id="59" w:author="Orourke, Aubrie E. (KSC-UBA00)" w:date="2026-10-28T12:34:00Z" w:initials="OAE(U">
    <w:p w14:paraId="4BC5E990" w14:textId="77777777" w:rsidR="00DF4F2A" w:rsidRDefault="00501C28" w:rsidP="00DF4F2A">
      <w:r>
        <w:rPr>
          <w:rStyle w:val="CommentReference"/>
        </w:rPr>
        <w:annotationRef/>
      </w:r>
      <w:r w:rsidR="00DF4F2A">
        <w:rPr>
          <w:sz w:val="20"/>
          <w:szCs w:val="20"/>
        </w:rPr>
        <w:t>you may want to check with the ALSST team to see that these are their candidate sights. If not, list them as example sites or cite the article that lists them as candidates.</w:t>
      </w:r>
    </w:p>
  </w:comment>
  <w:comment w:id="72" w:author="Orourke, Aubrie E. (KSC-UBA00)" w:date="2026-10-28T12:41:00Z" w:initials="OAE(U">
    <w:p w14:paraId="6CDFA547" w14:textId="77777777" w:rsidR="00DF4F2A" w:rsidRDefault="00DF4F2A" w:rsidP="00DF4F2A">
      <w:r>
        <w:rPr>
          <w:rStyle w:val="CommentReference"/>
        </w:rPr>
        <w:annotationRef/>
      </w:r>
      <w:r>
        <w:rPr>
          <w:sz w:val="20"/>
          <w:szCs w:val="20"/>
        </w:rPr>
        <w:t>i assume the next sections will address:</w:t>
      </w:r>
      <w:r>
        <w:rPr>
          <w:b/>
          <w:bCs/>
          <w:sz w:val="20"/>
          <w:szCs w:val="20"/>
        </w:rPr>
        <w:t xml:space="preserve">  if that MF generated by payload is sufficient or still too low to overcome NMF literature account effects?</w:t>
      </w:r>
    </w:p>
    <w:p w14:paraId="77984C6D" w14:textId="77777777" w:rsidR="00DF4F2A" w:rsidRDefault="00DF4F2A" w:rsidP="00DF4F2A"/>
  </w:comment>
  <w:comment w:id="80" w:author="Orourke, Aubrie E. (KSC-UBA00)" w:date="2026-10-28T12:56:00Z" w:initials="OAE(U">
    <w:p w14:paraId="0F2540AE" w14:textId="77777777" w:rsidR="00C5590B" w:rsidRDefault="00C5590B" w:rsidP="00C5590B">
      <w:r>
        <w:rPr>
          <w:rStyle w:val="CommentReference"/>
        </w:rPr>
        <w:annotationRef/>
      </w:r>
      <w:r>
        <w:rPr>
          <w:sz w:val="20"/>
          <w:szCs w:val="20"/>
        </w:rPr>
        <w:t>in figure 2a, what are the core concepts? are the in the text? where is core concept 1?</w:t>
      </w:r>
    </w:p>
  </w:comment>
  <w:comment w:id="81" w:author="Orourke, Aubrie E. (KSC-UBA00)" w:date="2026-10-28T12:56:00Z" w:initials="OAE(U">
    <w:p w14:paraId="546F4FC3" w14:textId="77777777" w:rsidR="00C5590B" w:rsidRDefault="00C5590B" w:rsidP="00C5590B">
      <w:r>
        <w:rPr>
          <w:rStyle w:val="CommentReference"/>
        </w:rPr>
        <w:annotationRef/>
      </w:r>
      <w:r>
        <w:rPr>
          <w:sz w:val="20"/>
          <w:szCs w:val="20"/>
        </w:rPr>
        <w:t>maybe write more of the body text to explain the figure or reduce the figure content to match the body text?</w:t>
      </w:r>
    </w:p>
  </w:comment>
  <w:comment w:id="82" w:author="Orourke, Aubrie E. (KSC-UBA00)" w:date="2026-10-28T12:59:00Z" w:initials="OAE(U">
    <w:p w14:paraId="526B58D5" w14:textId="77777777" w:rsidR="00C5590B" w:rsidRDefault="00C5590B" w:rsidP="00C5590B">
      <w:r>
        <w:rPr>
          <w:rStyle w:val="CommentReference"/>
        </w:rPr>
        <w:annotationRef/>
      </w:r>
      <w:r>
        <w:rPr>
          <w:sz w:val="20"/>
          <w:szCs w:val="20"/>
        </w:rPr>
        <w:t>in figure 2b, t(50) appears to mean time to 50% germination? that not the tradition definition of velocity as in the figure title. Instead label percent germination overtime.</w:t>
      </w:r>
    </w:p>
  </w:comment>
  <w:comment w:id="84" w:author="Orourke, Aubrie E. (KSC-UBA00)" w:date="2026-10-28T12:45:00Z" w:initials="OAE(U">
    <w:p w14:paraId="38E3628A" w14:textId="77777777" w:rsidR="00BB741B" w:rsidRDefault="00BB741B" w:rsidP="00BB741B">
      <w:r>
        <w:rPr>
          <w:rStyle w:val="CommentReference"/>
        </w:rPr>
        <w:annotationRef/>
      </w:r>
      <w:r>
        <w:rPr>
          <w:sz w:val="20"/>
          <w:szCs w:val="20"/>
        </w:rPr>
        <w:t>where did the data come from that led to this outcome and plot?</w:t>
      </w:r>
    </w:p>
  </w:comment>
  <w:comment w:id="85" w:author="Orourke, Aubrie E. (KSC-UBA00)" w:date="2026-10-28T12:47:00Z" w:initials="OAE(U">
    <w:p w14:paraId="62172272" w14:textId="77777777" w:rsidR="00BB741B" w:rsidRDefault="00BB741B" w:rsidP="00BB741B">
      <w:r>
        <w:rPr>
          <w:rStyle w:val="CommentReference"/>
        </w:rPr>
        <w:annotationRef/>
      </w:r>
      <w:r>
        <w:rPr>
          <w:sz w:val="20"/>
          <w:szCs w:val="20"/>
        </w:rPr>
        <w:t xml:space="preserve">is it from the literature directly below in the next paragraph? </w:t>
      </w:r>
    </w:p>
  </w:comment>
  <w:comment w:id="86" w:author="Orourke, Aubrie E. (KSC-UBA00)" w:date="2026-10-28T12:48:00Z" w:initials="OAE(U">
    <w:p w14:paraId="78D3EF81" w14:textId="77777777" w:rsidR="00BB741B" w:rsidRDefault="00BB741B" w:rsidP="00BB741B">
      <w:r>
        <w:rPr>
          <w:rStyle w:val="CommentReference"/>
        </w:rPr>
        <w:annotationRef/>
      </w:r>
      <w:r>
        <w:rPr>
          <w:sz w:val="20"/>
          <w:szCs w:val="20"/>
        </w:rPr>
        <w:t>what is testa rupture?</w:t>
      </w:r>
    </w:p>
  </w:comment>
  <w:comment w:id="87" w:author="Orourke, Aubrie E. (KSC-UBA00)" w:date="2026-10-28T12:50:00Z" w:initials="OAE(U">
    <w:p w14:paraId="1C48109C" w14:textId="77777777" w:rsidR="00BB741B" w:rsidRDefault="00BB741B" w:rsidP="00BB741B">
      <w:r>
        <w:rPr>
          <w:rStyle w:val="CommentReference"/>
        </w:rPr>
        <w:annotationRef/>
      </w:r>
      <w:r>
        <w:rPr>
          <w:sz w:val="20"/>
          <w:szCs w:val="20"/>
        </w:rPr>
        <w:t xml:space="preserve">as a not Fastplants are bred for low seed dormancy. </w:t>
      </w:r>
      <w:hyperlink r:id="rId1" w:history="1">
        <w:r w:rsidRPr="005C6313">
          <w:rPr>
            <w:rStyle w:val="Hyperlink"/>
            <w:sz w:val="20"/>
            <w:szCs w:val="20"/>
          </w:rPr>
          <w:t>https://www.ableweb.org/biologylabs/wp-content/uploads/volumes/vol-10/1-williams.pdf</w:t>
        </w:r>
      </w:hyperlink>
    </w:p>
  </w:comment>
  <w:comment w:id="88" w:author="Orourke, Aubrie E. (KSC-UBA00)" w:date="2026-10-28T12:52:00Z" w:initials="OAE(U">
    <w:p w14:paraId="05C378A2" w14:textId="77777777" w:rsidR="00BB741B" w:rsidRDefault="00BB741B" w:rsidP="00BB741B">
      <w:r>
        <w:rPr>
          <w:rStyle w:val="CommentReference"/>
        </w:rPr>
        <w:annotationRef/>
      </w:r>
      <w:r>
        <w:rPr>
          <w:sz w:val="20"/>
          <w:szCs w:val="20"/>
        </w:rPr>
        <w:t>does the 20% number come from the average of refs 26-31</w:t>
      </w:r>
    </w:p>
  </w:comment>
  <w:comment w:id="91" w:author="Orourke, Aubrie E. (KSC-UBA00)" w:date="2026-10-28T13:03:00Z" w:initials="OAE(U">
    <w:p w14:paraId="34FABF2C" w14:textId="77777777" w:rsidR="00C5590B" w:rsidRDefault="00C5590B" w:rsidP="00C5590B">
      <w:r>
        <w:rPr>
          <w:rStyle w:val="CommentReference"/>
        </w:rPr>
        <w:annotationRef/>
      </w:r>
      <w:r>
        <w:rPr>
          <w:sz w:val="20"/>
          <w:szCs w:val="20"/>
        </w:rPr>
        <w:t>note where data is from.</w:t>
      </w:r>
    </w:p>
  </w:comment>
  <w:comment w:id="92" w:author="Orourke, Aubrie E. (KSC-UBA00)" w:date="2026-10-28T13:03:00Z" w:initials="OAE(U">
    <w:p w14:paraId="180EDF6A" w14:textId="77777777" w:rsidR="00C5590B" w:rsidRDefault="00C5590B" w:rsidP="00C5590B">
      <w:r>
        <w:rPr>
          <w:rStyle w:val="CommentReference"/>
        </w:rPr>
        <w:annotationRef/>
      </w:r>
      <w:r>
        <w:rPr>
          <w:sz w:val="20"/>
          <w:szCs w:val="20"/>
        </w:rPr>
        <w:t>right now I can only assume it is from the literature below.</w:t>
      </w:r>
    </w:p>
  </w:comment>
  <w:comment w:id="94" w:author="Orourke, Aubrie E. (KSC-UBA00)" w:date="2026-10-28T13:13:00Z" w:initials="OAE(U">
    <w:p w14:paraId="7B4FCB35" w14:textId="77777777" w:rsidR="00311538" w:rsidRDefault="00311538" w:rsidP="00311538">
      <w:r>
        <w:rPr>
          <w:rStyle w:val="CommentReference"/>
        </w:rPr>
        <w:annotationRef/>
      </w:r>
      <w:r>
        <w:rPr>
          <w:sz w:val="20"/>
          <w:szCs w:val="20"/>
        </w:rPr>
        <w:t>double check that figure and text best align.</w:t>
      </w:r>
    </w:p>
  </w:comment>
  <w:comment w:id="97" w:author="Orourke, Aubrie E. (KSC-UBA00)" w:date="2026-10-28T13:14:00Z" w:initials="OAE(U">
    <w:p w14:paraId="0C6A6618" w14:textId="77777777" w:rsidR="00311538" w:rsidRDefault="00311538" w:rsidP="00311538">
      <w:r>
        <w:rPr>
          <w:rStyle w:val="CommentReference"/>
        </w:rPr>
        <w:annotationRef/>
      </w:r>
      <w:r>
        <w:rPr>
          <w:sz w:val="20"/>
          <w:szCs w:val="20"/>
        </w:rPr>
        <w:t>define quantum biology</w:t>
      </w:r>
    </w:p>
  </w:comment>
  <w:comment w:id="98" w:author="Orourke, Aubrie E. (KSC-UBA00)" w:date="2026-10-28T13:16:00Z" w:initials="OAE(U">
    <w:p w14:paraId="11EB01EE" w14:textId="77777777" w:rsidR="00311538" w:rsidRDefault="00311538" w:rsidP="00311538">
      <w:r>
        <w:rPr>
          <w:rStyle w:val="CommentReference"/>
        </w:rPr>
        <w:annotationRef/>
      </w:r>
      <w:r>
        <w:rPr>
          <w:sz w:val="20"/>
          <w:szCs w:val="20"/>
        </w:rPr>
        <w:t>briefly introduce this tool and the details of what data was pulled into it and also what is not?</w:t>
      </w:r>
    </w:p>
  </w:comment>
  <w:comment w:id="99" w:author="Orourke, Aubrie E. (KSC-UBA00)" w:date="2026-10-28T13:17:00Z" w:initials="OAE(U">
    <w:p w14:paraId="3CF4116C" w14:textId="77777777" w:rsidR="00F34C23" w:rsidRDefault="00F34C23" w:rsidP="00F34C23">
      <w:r>
        <w:rPr>
          <w:rStyle w:val="CommentReference"/>
        </w:rPr>
        <w:annotationRef/>
      </w:r>
      <w:r>
        <w:rPr>
          <w:sz w:val="20"/>
          <w:szCs w:val="20"/>
        </w:rPr>
        <w:t>adapted from?</w:t>
      </w:r>
    </w:p>
  </w:comment>
  <w:comment w:id="102" w:author="Orourke, Aubrie E. (KSC-UBA00)" w:date="2026-10-28T13:20:00Z" w:initials="OAE(U">
    <w:p w14:paraId="076183AE" w14:textId="77777777" w:rsidR="00F34C23" w:rsidRDefault="00F34C23" w:rsidP="00F34C23">
      <w:r>
        <w:rPr>
          <w:rStyle w:val="CommentReference"/>
        </w:rPr>
        <w:annotationRef/>
      </w:r>
      <w:r>
        <w:rPr>
          <w:sz w:val="20"/>
          <w:szCs w:val="20"/>
        </w:rPr>
        <w:t>what is this nomenclature?</w:t>
      </w:r>
    </w:p>
  </w:comment>
  <w:comment w:id="103" w:author="Orourke, Aubrie E. (KSC-UBA00)" w:date="2026-10-28T13:20:00Z" w:initials="OAE(U">
    <w:p w14:paraId="7605E436" w14:textId="77777777" w:rsidR="00F34C23" w:rsidRDefault="00F34C23" w:rsidP="00F34C23">
      <w:r>
        <w:rPr>
          <w:rStyle w:val="CommentReference"/>
        </w:rPr>
        <w:annotationRef/>
      </w:r>
      <w:r>
        <w:rPr>
          <w:sz w:val="20"/>
          <w:szCs w:val="20"/>
        </w:rPr>
        <w:t>what is this nomenclature?</w:t>
      </w:r>
    </w:p>
  </w:comment>
  <w:comment w:id="105" w:author="Orourke, Aubrie E. (KSC-UBA00)" w:date="2026-10-28T13:21:00Z" w:initials="OAE(U">
    <w:p w14:paraId="42E29F11" w14:textId="77777777" w:rsidR="00F34C23" w:rsidRDefault="00F34C23" w:rsidP="00F34C23">
      <w:r>
        <w:rPr>
          <w:rStyle w:val="CommentReference"/>
        </w:rPr>
        <w:annotationRef/>
      </w:r>
      <w:r>
        <w:rPr>
          <w:sz w:val="20"/>
          <w:szCs w:val="20"/>
        </w:rPr>
        <w:t>what is this nomenclature?</w:t>
      </w:r>
    </w:p>
  </w:comment>
  <w:comment w:id="106" w:author="Orourke, Aubrie E. (KSC-UBA00)" w:date="2026-10-28T13:21:00Z" w:initials="OAE(U">
    <w:p w14:paraId="10A42A77" w14:textId="77777777" w:rsidR="00F34C23" w:rsidRDefault="00F34C23" w:rsidP="00F34C23">
      <w:r>
        <w:rPr>
          <w:rStyle w:val="CommentReference"/>
        </w:rPr>
        <w:annotationRef/>
      </w:r>
      <w:r>
        <w:rPr>
          <w:sz w:val="20"/>
          <w:szCs w:val="20"/>
        </w:rPr>
        <w:t>what is this nomenclature?</w:t>
      </w:r>
    </w:p>
  </w:comment>
  <w:comment w:id="108" w:author="Orourke, Aubrie E. (KSC-UBA00)" w:date="2026-10-28T13:24:00Z" w:initials="OAE(U">
    <w:p w14:paraId="057221F7" w14:textId="77777777" w:rsidR="00F34C23" w:rsidRDefault="00F34C23" w:rsidP="00F34C23">
      <w:r>
        <w:rPr>
          <w:rStyle w:val="CommentReference"/>
        </w:rPr>
        <w:annotationRef/>
      </w:r>
      <w:r>
        <w:rPr>
          <w:sz w:val="20"/>
          <w:szCs w:val="20"/>
        </w:rPr>
        <w:t>what is this nomenclature?</w:t>
      </w:r>
    </w:p>
  </w:comment>
  <w:comment w:id="109" w:author="Orourke, Aubrie E. (KSC-UBA00)" w:date="2026-10-28T13:27:00Z" w:initials="OAE(U">
    <w:p w14:paraId="02C13B35" w14:textId="77777777" w:rsidR="003F294E" w:rsidRDefault="003F294E" w:rsidP="003F294E">
      <w:r>
        <w:rPr>
          <w:rStyle w:val="CommentReference"/>
        </w:rPr>
        <w:annotationRef/>
      </w:r>
      <w:r>
        <w:rPr>
          <w:sz w:val="20"/>
          <w:szCs w:val="20"/>
        </w:rPr>
        <w:t>explain a bit more or define?</w:t>
      </w:r>
    </w:p>
  </w:comment>
  <w:comment w:id="112" w:author="Orourke, Aubrie E. (KSC-UBA00)" w:date="2026-10-28T13:30:00Z" w:initials="OAE(U">
    <w:p w14:paraId="4A2946A3" w14:textId="77777777" w:rsidR="003F294E" w:rsidRDefault="003F294E" w:rsidP="003F294E">
      <w:r>
        <w:rPr>
          <w:rStyle w:val="CommentReference"/>
        </w:rPr>
        <w:annotationRef/>
      </w:r>
      <w:r>
        <w:rPr>
          <w:sz w:val="20"/>
          <w:szCs w:val="20"/>
        </w:rPr>
        <w:t>figure 4B does not seem to be cited in body text.</w:t>
      </w:r>
    </w:p>
  </w:comment>
  <w:comment w:id="118" w:author="Orourke, Aubrie E. (KSC-UBA00)" w:date="2026-10-28T13:32:00Z" w:initials="OAE(U">
    <w:p w14:paraId="39E5815F" w14:textId="77777777" w:rsidR="003F294E" w:rsidRDefault="003F294E" w:rsidP="003F294E">
      <w:r>
        <w:rPr>
          <w:rStyle w:val="CommentReference"/>
        </w:rPr>
        <w:annotationRef/>
      </w:r>
      <w:r>
        <w:rPr>
          <w:sz w:val="20"/>
          <w:szCs w:val="20"/>
        </w:rPr>
        <w:t>alternative control (negative)?</w:t>
      </w:r>
    </w:p>
  </w:comment>
  <w:comment w:id="119" w:author="Orourke, Aubrie E. (KSC-UBA00)" w:date="2026-10-28T13:39:00Z" w:initials="OAE(U">
    <w:p w14:paraId="7699C899" w14:textId="77777777" w:rsidR="00FE3592" w:rsidRDefault="00FE3592" w:rsidP="00FE3592">
      <w:r>
        <w:rPr>
          <w:rStyle w:val="CommentReference"/>
        </w:rPr>
        <w:annotationRef/>
      </w:r>
      <w:r>
        <w:rPr>
          <w:sz w:val="20"/>
          <w:szCs w:val="20"/>
        </w:rPr>
        <w:t>is this an SDT or SVT or EVT success criteria proposal?</w:t>
      </w:r>
    </w:p>
  </w:comment>
  <w:comment w:id="128" w:author="Orourke, Aubrie E. (KSC-UBA00)" w:date="2026-10-28T13:45:00Z" w:initials="OAE(U">
    <w:p w14:paraId="736EF208" w14:textId="77777777" w:rsidR="00FE3592" w:rsidRDefault="00FE3592" w:rsidP="00FE3592">
      <w:r>
        <w:rPr>
          <w:rStyle w:val="CommentReference"/>
        </w:rPr>
        <w:annotationRef/>
      </w:r>
      <w:r>
        <w:rPr>
          <w:sz w:val="20"/>
          <w:szCs w:val="20"/>
        </w:rPr>
        <w:t>but does this avionic contribution correct the MF issue?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21518B1" w15:done="0"/>
  <w15:commentEx w15:paraId="471D7A34" w15:done="0"/>
  <w15:commentEx w15:paraId="549B7155" w15:done="0"/>
  <w15:commentEx w15:paraId="4E0F36AF" w15:done="0"/>
  <w15:commentEx w15:paraId="4D6EB8B5" w15:done="0"/>
  <w15:commentEx w15:paraId="2D1AC17E" w15:done="0"/>
  <w15:commentEx w15:paraId="6F4E2B3F" w15:done="0"/>
  <w15:commentEx w15:paraId="4BC5E990" w15:done="0"/>
  <w15:commentEx w15:paraId="77984C6D" w15:done="0"/>
  <w15:commentEx w15:paraId="0F2540AE" w15:done="0"/>
  <w15:commentEx w15:paraId="546F4FC3" w15:paraIdParent="0F2540AE" w15:done="0"/>
  <w15:commentEx w15:paraId="526B58D5" w15:paraIdParent="0F2540AE" w15:done="0"/>
  <w15:commentEx w15:paraId="38E3628A" w15:done="0"/>
  <w15:commentEx w15:paraId="62172272" w15:paraIdParent="38E3628A" w15:done="0"/>
  <w15:commentEx w15:paraId="78D3EF81" w15:done="0"/>
  <w15:commentEx w15:paraId="1C48109C" w15:done="0"/>
  <w15:commentEx w15:paraId="05C378A2" w15:done="0"/>
  <w15:commentEx w15:paraId="34FABF2C" w15:done="0"/>
  <w15:commentEx w15:paraId="180EDF6A" w15:paraIdParent="34FABF2C" w15:done="0"/>
  <w15:commentEx w15:paraId="7B4FCB35" w15:done="0"/>
  <w15:commentEx w15:paraId="0C6A6618" w15:done="0"/>
  <w15:commentEx w15:paraId="11EB01EE" w15:done="0"/>
  <w15:commentEx w15:paraId="3CF4116C" w15:done="0"/>
  <w15:commentEx w15:paraId="076183AE" w15:done="0"/>
  <w15:commentEx w15:paraId="7605E436" w15:done="0"/>
  <w15:commentEx w15:paraId="42E29F11" w15:done="0"/>
  <w15:commentEx w15:paraId="10A42A77" w15:done="0"/>
  <w15:commentEx w15:paraId="057221F7" w15:done="0"/>
  <w15:commentEx w15:paraId="02C13B35" w15:done="0"/>
  <w15:commentEx w15:paraId="4A2946A3" w15:done="0"/>
  <w15:commentEx w15:paraId="39E5815F" w15:done="0"/>
  <w15:commentEx w15:paraId="7699C899" w15:done="0"/>
  <w15:commentEx w15:paraId="736EF2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78FD468" w16cex:dateUtc="2026-10-28T16:10:00Z"/>
  <w16cex:commentExtensible w16cex:durableId="65352D22" w16cex:dateUtc="2026-10-28T16:10:00Z"/>
  <w16cex:commentExtensible w16cex:durableId="6E3F1F19" w16cex:dateUtc="2026-10-28T16:12:00Z"/>
  <w16cex:commentExtensible w16cex:durableId="1559D097" w16cex:dateUtc="2026-10-28T16:13:00Z"/>
  <w16cex:commentExtensible w16cex:durableId="40535E95" w16cex:dateUtc="2026-10-28T16:32:00Z"/>
  <w16cex:commentExtensible w16cex:durableId="13C30687" w16cex:dateUtc="2026-10-28T16:33:00Z"/>
  <w16cex:commentExtensible w16cex:durableId="7ED80AE6" w16cex:dateUtc="2026-10-28T16:30:00Z"/>
  <w16cex:commentExtensible w16cex:durableId="0EEB68DB" w16cex:dateUtc="2026-10-28T16:34:00Z"/>
  <w16cex:commentExtensible w16cex:durableId="2E4CBBF7" w16cex:dateUtc="2026-10-28T16:41:00Z"/>
  <w16cex:commentExtensible w16cex:durableId="5C6747AE" w16cex:dateUtc="2026-10-28T16:56:00Z"/>
  <w16cex:commentExtensible w16cex:durableId="1EF63B3C" w16cex:dateUtc="2026-10-28T16:56:00Z"/>
  <w16cex:commentExtensible w16cex:durableId="00AA9D69" w16cex:dateUtc="2026-10-28T16:59:00Z"/>
  <w16cex:commentExtensible w16cex:durableId="7634B6AC" w16cex:dateUtc="2026-10-28T16:45:00Z"/>
  <w16cex:commentExtensible w16cex:durableId="2AF81339" w16cex:dateUtc="2026-10-28T16:47:00Z"/>
  <w16cex:commentExtensible w16cex:durableId="74B3B6E8" w16cex:dateUtc="2026-10-28T16:48:00Z"/>
  <w16cex:commentExtensible w16cex:durableId="1E227DF4" w16cex:dateUtc="2026-10-28T16:50:00Z"/>
  <w16cex:commentExtensible w16cex:durableId="34B76EFB" w16cex:dateUtc="2026-10-28T16:52:00Z"/>
  <w16cex:commentExtensible w16cex:durableId="24FB8D7D" w16cex:dateUtc="2026-10-28T17:03:00Z"/>
  <w16cex:commentExtensible w16cex:durableId="41B32ED0" w16cex:dateUtc="2026-10-28T17:03:00Z"/>
  <w16cex:commentExtensible w16cex:durableId="2D896404" w16cex:dateUtc="2026-10-28T17:13:00Z"/>
  <w16cex:commentExtensible w16cex:durableId="63C6601A" w16cex:dateUtc="2026-10-28T17:14:00Z"/>
  <w16cex:commentExtensible w16cex:durableId="404E783F" w16cex:dateUtc="2026-10-28T17:16:00Z"/>
  <w16cex:commentExtensible w16cex:durableId="4CF34370" w16cex:dateUtc="2026-10-28T17:17:00Z"/>
  <w16cex:commentExtensible w16cex:durableId="72F6BD32" w16cex:dateUtc="2026-10-28T17:20:00Z"/>
  <w16cex:commentExtensible w16cex:durableId="2ABEC23D" w16cex:dateUtc="2026-10-28T17:20:00Z"/>
  <w16cex:commentExtensible w16cex:durableId="709CC01A" w16cex:dateUtc="2026-10-28T17:21:00Z"/>
  <w16cex:commentExtensible w16cex:durableId="41670CD1" w16cex:dateUtc="2026-10-28T17:21:00Z"/>
  <w16cex:commentExtensible w16cex:durableId="284D7203" w16cex:dateUtc="2026-10-28T17:24:00Z"/>
  <w16cex:commentExtensible w16cex:durableId="684BC8AF" w16cex:dateUtc="2026-10-28T17:27:00Z"/>
  <w16cex:commentExtensible w16cex:durableId="6EAD693F" w16cex:dateUtc="2026-10-28T17:30:00Z"/>
  <w16cex:commentExtensible w16cex:durableId="6EC8AE54" w16cex:dateUtc="2026-10-28T17:32:00Z"/>
  <w16cex:commentExtensible w16cex:durableId="7715515B" w16cex:dateUtc="2026-10-28T17:39:00Z"/>
  <w16cex:commentExtensible w16cex:durableId="015DEACF" w16cex:dateUtc="2026-10-28T1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21518B1" w16cid:durableId="378FD468"/>
  <w16cid:commentId w16cid:paraId="471D7A34" w16cid:durableId="65352D22"/>
  <w16cid:commentId w16cid:paraId="549B7155" w16cid:durableId="6E3F1F19"/>
  <w16cid:commentId w16cid:paraId="4E0F36AF" w16cid:durableId="1559D097"/>
  <w16cid:commentId w16cid:paraId="4D6EB8B5" w16cid:durableId="40535E95"/>
  <w16cid:commentId w16cid:paraId="2D1AC17E" w16cid:durableId="13C30687"/>
  <w16cid:commentId w16cid:paraId="6F4E2B3F" w16cid:durableId="7ED80AE6"/>
  <w16cid:commentId w16cid:paraId="4BC5E990" w16cid:durableId="0EEB68DB"/>
  <w16cid:commentId w16cid:paraId="77984C6D" w16cid:durableId="2E4CBBF7"/>
  <w16cid:commentId w16cid:paraId="0F2540AE" w16cid:durableId="5C6747AE"/>
  <w16cid:commentId w16cid:paraId="546F4FC3" w16cid:durableId="1EF63B3C"/>
  <w16cid:commentId w16cid:paraId="526B58D5" w16cid:durableId="00AA9D69"/>
  <w16cid:commentId w16cid:paraId="38E3628A" w16cid:durableId="7634B6AC"/>
  <w16cid:commentId w16cid:paraId="62172272" w16cid:durableId="2AF81339"/>
  <w16cid:commentId w16cid:paraId="78D3EF81" w16cid:durableId="74B3B6E8"/>
  <w16cid:commentId w16cid:paraId="1C48109C" w16cid:durableId="1E227DF4"/>
  <w16cid:commentId w16cid:paraId="05C378A2" w16cid:durableId="34B76EFB"/>
  <w16cid:commentId w16cid:paraId="34FABF2C" w16cid:durableId="24FB8D7D"/>
  <w16cid:commentId w16cid:paraId="180EDF6A" w16cid:durableId="41B32ED0"/>
  <w16cid:commentId w16cid:paraId="7B4FCB35" w16cid:durableId="2D896404"/>
  <w16cid:commentId w16cid:paraId="0C6A6618" w16cid:durableId="63C6601A"/>
  <w16cid:commentId w16cid:paraId="11EB01EE" w16cid:durableId="404E783F"/>
  <w16cid:commentId w16cid:paraId="3CF4116C" w16cid:durableId="4CF34370"/>
  <w16cid:commentId w16cid:paraId="076183AE" w16cid:durableId="72F6BD32"/>
  <w16cid:commentId w16cid:paraId="7605E436" w16cid:durableId="2ABEC23D"/>
  <w16cid:commentId w16cid:paraId="42E29F11" w16cid:durableId="709CC01A"/>
  <w16cid:commentId w16cid:paraId="10A42A77" w16cid:durableId="41670CD1"/>
  <w16cid:commentId w16cid:paraId="057221F7" w16cid:durableId="284D7203"/>
  <w16cid:commentId w16cid:paraId="02C13B35" w16cid:durableId="684BC8AF"/>
  <w16cid:commentId w16cid:paraId="4A2946A3" w16cid:durableId="6EAD693F"/>
  <w16cid:commentId w16cid:paraId="39E5815F" w16cid:durableId="6EC8AE54"/>
  <w16cid:commentId w16cid:paraId="7699C899" w16cid:durableId="7715515B"/>
  <w16cid:commentId w16cid:paraId="736EF208" w16cid:durableId="015DEAC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72E19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94D3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8C5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7032157">
    <w:abstractNumId w:val="0"/>
  </w:num>
  <w:num w:numId="2" w16cid:durableId="1986355327">
    <w:abstractNumId w:val="1"/>
  </w:num>
  <w:num w:numId="3" w16cid:durableId="1898736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Orourke, Aubrie E. (KSC-UBA00)">
    <w15:presenceInfo w15:providerId="AD" w15:userId="S::aeorourk@ndc.nasa.gov::4be1de63-c772-4018-80f0-c169af18d71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8D0"/>
    <w:rsid w:val="000D2DAC"/>
    <w:rsid w:val="00120151"/>
    <w:rsid w:val="001D037C"/>
    <w:rsid w:val="002518D0"/>
    <w:rsid w:val="00307107"/>
    <w:rsid w:val="00311538"/>
    <w:rsid w:val="00396F71"/>
    <w:rsid w:val="003F294E"/>
    <w:rsid w:val="00501C28"/>
    <w:rsid w:val="007C2DA7"/>
    <w:rsid w:val="009C03FA"/>
    <w:rsid w:val="00AB3A9E"/>
    <w:rsid w:val="00BB741B"/>
    <w:rsid w:val="00C5590B"/>
    <w:rsid w:val="00DF4F2A"/>
    <w:rsid w:val="00F34C23"/>
    <w:rsid w:val="00FE3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3E6B4"/>
  <w15:docId w15:val="{66E92B47-3BC8-1A48-B6D8-F7212A25D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20151"/>
    <w:pPr>
      <w:spacing w:after="100"/>
    </w:pPr>
  </w:style>
  <w:style w:type="paragraph" w:styleId="TOC2">
    <w:name w:val="toc 2"/>
    <w:basedOn w:val="Normal"/>
    <w:next w:val="Normal"/>
    <w:autoRedefine/>
    <w:uiPriority w:val="39"/>
    <w:rsid w:val="00120151"/>
    <w:pPr>
      <w:spacing w:after="100"/>
      <w:ind w:left="240"/>
    </w:pPr>
  </w:style>
  <w:style w:type="paragraph" w:styleId="Revision">
    <w:name w:val="Revision"/>
    <w:hidden/>
    <w:rsid w:val="00307107"/>
    <w:pPr>
      <w:spacing w:after="0"/>
    </w:pPr>
  </w:style>
  <w:style w:type="character" w:styleId="CommentReference">
    <w:name w:val="annotation reference"/>
    <w:basedOn w:val="DefaultParagraphFont"/>
    <w:rsid w:val="00307107"/>
    <w:rPr>
      <w:sz w:val="16"/>
      <w:szCs w:val="16"/>
    </w:rPr>
  </w:style>
  <w:style w:type="paragraph" w:styleId="CommentText">
    <w:name w:val="annotation text"/>
    <w:basedOn w:val="Normal"/>
    <w:link w:val="CommentTextChar"/>
    <w:rsid w:val="00307107"/>
    <w:rPr>
      <w:sz w:val="20"/>
      <w:szCs w:val="20"/>
    </w:rPr>
  </w:style>
  <w:style w:type="character" w:customStyle="1" w:styleId="CommentTextChar">
    <w:name w:val="Comment Text Char"/>
    <w:basedOn w:val="DefaultParagraphFont"/>
    <w:link w:val="CommentText"/>
    <w:rsid w:val="00307107"/>
    <w:rPr>
      <w:sz w:val="20"/>
      <w:szCs w:val="20"/>
    </w:rPr>
  </w:style>
  <w:style w:type="paragraph" w:styleId="CommentSubject">
    <w:name w:val="annotation subject"/>
    <w:basedOn w:val="CommentText"/>
    <w:next w:val="CommentText"/>
    <w:link w:val="CommentSubjectChar"/>
    <w:rsid w:val="00307107"/>
    <w:rPr>
      <w:b/>
      <w:bCs/>
    </w:rPr>
  </w:style>
  <w:style w:type="character" w:customStyle="1" w:styleId="CommentSubjectChar">
    <w:name w:val="Comment Subject Char"/>
    <w:basedOn w:val="CommentTextChar"/>
    <w:link w:val="CommentSubject"/>
    <w:rsid w:val="00307107"/>
    <w:rPr>
      <w:b/>
      <w:bCs/>
      <w:sz w:val="20"/>
      <w:szCs w:val="20"/>
    </w:rPr>
  </w:style>
  <w:style w:type="character" w:styleId="UnresolvedMention">
    <w:name w:val="Unresolved Mention"/>
    <w:basedOn w:val="DefaultParagraphFont"/>
    <w:uiPriority w:val="99"/>
    <w:semiHidden/>
    <w:unhideWhenUsed/>
    <w:rsid w:val="00BB74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ableweb.org/biologylabs/wp-content/uploads/volumes/vol-10/1-williams.pdf"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10388</Words>
  <Characters>59217</Characters>
  <Application>Microsoft Office Word</Application>
  <DocSecurity>0</DocSecurity>
  <Lines>493</Lines>
  <Paragraphs>138</Paragraphs>
  <ScaleCrop>false</ScaleCrop>
  <Company/>
  <LinksUpToDate>false</LinksUpToDate>
  <CharactersWithSpaces>69467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Orourke, Aubrie E. (KSC-UBA00)</dc:creator>
  <cp:keywords/>
  <cp:lastModifiedBy>Orourke, Aubrie E. (KSC-UBA00)</cp:lastModifiedBy>
  <cp:revision>2</cp:revision>
  <dcterms:created xsi:type="dcterms:W3CDTF">2026-10-28T19:09:00Z</dcterms:created>
  <dcterms:modified xsi:type="dcterms:W3CDTF">2026-10-28T19:09:00Z</dcterms:modified>
</cp:coreProperties>
</file>